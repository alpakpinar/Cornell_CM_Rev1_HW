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559B" w:rsidRPr="005C0532" w:rsidRDefault="00FC774F">
      <w:pPr>
        <w:pStyle w:val="Title"/>
        <w:rPr>
          <w:rFonts w:ascii="Times" w:hAnsi="Times"/>
          <w:sz w:val="32"/>
        </w:rPr>
      </w:pPr>
      <w:r>
        <w:rPr>
          <w:rFonts w:ascii="Times" w:hAnsi="Times"/>
          <w:sz w:val="32"/>
        </w:rPr>
        <w:t>6089-103</w:t>
      </w:r>
    </w:p>
    <w:p w:rsidR="00060CCC" w:rsidRDefault="00365AD4" w:rsidP="00060CCC">
      <w:pPr>
        <w:pStyle w:val="Title"/>
        <w:rPr>
          <w:rFonts w:ascii="Times" w:hAnsi="Times"/>
          <w:sz w:val="32"/>
        </w:rPr>
      </w:pPr>
      <w:r>
        <w:rPr>
          <w:rFonts w:ascii="Times" w:hAnsi="Times"/>
          <w:sz w:val="32"/>
        </w:rPr>
        <w:t>CMS</w:t>
      </w:r>
      <w:r w:rsidR="00431756">
        <w:rPr>
          <w:rFonts w:ascii="Times" w:hAnsi="Times"/>
          <w:sz w:val="32"/>
        </w:rPr>
        <w:t xml:space="preserve"> </w:t>
      </w:r>
      <w:r w:rsidR="00FC774F">
        <w:rPr>
          <w:rFonts w:ascii="Times" w:hAnsi="Times"/>
          <w:sz w:val="32"/>
        </w:rPr>
        <w:t>APOLLO COMMAND MODULE W/ VU7P AND KU15P</w:t>
      </w:r>
    </w:p>
    <w:p w:rsidR="00AE4E72" w:rsidRDefault="00AE4E72" w:rsidP="00060CCC">
      <w:pPr>
        <w:pStyle w:val="Title"/>
        <w:rPr>
          <w:rFonts w:ascii="Times" w:hAnsi="Times"/>
          <w:sz w:val="32"/>
        </w:rPr>
      </w:pPr>
      <w:r>
        <w:rPr>
          <w:rFonts w:ascii="Times" w:hAnsi="Times"/>
          <w:sz w:val="32"/>
        </w:rPr>
        <w:t>HARDWARE MANUAL</w:t>
      </w:r>
    </w:p>
    <w:p w:rsidR="00AE4E72" w:rsidRPr="005C0532" w:rsidRDefault="00AE4E72" w:rsidP="00060CCC">
      <w:pPr>
        <w:pStyle w:val="Title"/>
        <w:rPr>
          <w:rFonts w:ascii="Times" w:hAnsi="Times"/>
          <w:sz w:val="32"/>
        </w:rPr>
      </w:pPr>
    </w:p>
    <w:sdt>
      <w:sdtPr>
        <w:rPr>
          <w:rFonts w:ascii="Microsoft Sans Serif" w:eastAsia="Times New Roman" w:hAnsi="Microsoft Sans Serif" w:cs="Times New Roman"/>
          <w:b w:val="0"/>
          <w:bCs w:val="0"/>
          <w:color w:val="auto"/>
          <w:sz w:val="24"/>
          <w:szCs w:val="24"/>
          <w:lang w:eastAsia="en-US"/>
        </w:rPr>
        <w:id w:val="-158198356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55EB6" w:rsidRDefault="00F55EB6">
          <w:pPr>
            <w:pStyle w:val="TOCHeading"/>
          </w:pPr>
          <w:r>
            <w:t>Contents</w:t>
          </w:r>
        </w:p>
        <w:p w:rsidR="00195A58" w:rsidRDefault="00F55EB6">
          <w:pPr>
            <w:pStyle w:val="TOC1"/>
            <w:rPr>
              <w:ins w:id="0" w:author="Charles Ralph Strohman" w:date="2019-04-16T15:13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ins w:id="1" w:author="Charles Ralph Strohman" w:date="2019-04-16T15:13:00Z">
            <w:r w:rsidR="00195A58" w:rsidRPr="00400F0A">
              <w:rPr>
                <w:rStyle w:val="Hyperlink"/>
                <w:noProof/>
              </w:rPr>
              <w:fldChar w:fldCharType="begin"/>
            </w:r>
            <w:r w:rsidR="00195A58" w:rsidRPr="00400F0A">
              <w:rPr>
                <w:rStyle w:val="Hyperlink"/>
                <w:noProof/>
              </w:rPr>
              <w:instrText xml:space="preserve"> </w:instrText>
            </w:r>
            <w:r w:rsidR="00195A58">
              <w:rPr>
                <w:noProof/>
              </w:rPr>
              <w:instrText>HYPERLINK \l "_Toc6320028"</w:instrText>
            </w:r>
            <w:r w:rsidR="00195A58" w:rsidRPr="00400F0A">
              <w:rPr>
                <w:rStyle w:val="Hyperlink"/>
                <w:noProof/>
              </w:rPr>
              <w:instrText xml:space="preserve"> </w:instrText>
            </w:r>
            <w:r w:rsidR="00195A58" w:rsidRPr="00400F0A">
              <w:rPr>
                <w:rStyle w:val="Hyperlink"/>
                <w:noProof/>
              </w:rPr>
              <w:fldChar w:fldCharType="separate"/>
            </w:r>
            <w:r w:rsidR="00195A58" w:rsidRPr="00400F0A">
              <w:rPr>
                <w:rStyle w:val="Hyperlink"/>
                <w:noProof/>
              </w:rPr>
              <w:t>Introduction</w:t>
            </w:r>
            <w:r w:rsidR="00195A58">
              <w:rPr>
                <w:noProof/>
                <w:webHidden/>
              </w:rPr>
              <w:tab/>
            </w:r>
            <w:r w:rsidR="00195A58">
              <w:rPr>
                <w:noProof/>
                <w:webHidden/>
              </w:rPr>
              <w:fldChar w:fldCharType="begin"/>
            </w:r>
            <w:r w:rsidR="00195A58">
              <w:rPr>
                <w:noProof/>
                <w:webHidden/>
              </w:rPr>
              <w:instrText xml:space="preserve"> PAGEREF _Toc6320028 \h </w:instrText>
            </w:r>
          </w:ins>
          <w:r w:rsidR="00195A58">
            <w:rPr>
              <w:noProof/>
              <w:webHidden/>
            </w:rPr>
          </w:r>
          <w:r w:rsidR="00195A58">
            <w:rPr>
              <w:noProof/>
              <w:webHidden/>
            </w:rPr>
            <w:fldChar w:fldCharType="separate"/>
          </w:r>
          <w:ins w:id="2" w:author="Charles Ralph Strohman" w:date="2019-04-16T15:13:00Z">
            <w:r w:rsidR="00195A58">
              <w:rPr>
                <w:noProof/>
                <w:webHidden/>
              </w:rPr>
              <w:t>2</w:t>
            </w:r>
            <w:r w:rsidR="00195A58">
              <w:rPr>
                <w:noProof/>
                <w:webHidden/>
              </w:rPr>
              <w:fldChar w:fldCharType="end"/>
            </w:r>
            <w:r w:rsidR="00195A58" w:rsidRPr="00400F0A">
              <w:rPr>
                <w:rStyle w:val="Hyperlink"/>
                <w:noProof/>
              </w:rPr>
              <w:fldChar w:fldCharType="end"/>
            </w:r>
          </w:ins>
        </w:p>
        <w:p w:rsidR="00195A58" w:rsidRDefault="00195A58">
          <w:pPr>
            <w:pStyle w:val="TOC1"/>
            <w:rPr>
              <w:ins w:id="3" w:author="Charles Ralph Strohman" w:date="2019-04-16T15:13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4" w:author="Charles Ralph Strohman" w:date="2019-04-16T15:13:00Z">
            <w:r w:rsidRPr="00400F0A">
              <w:rPr>
                <w:rStyle w:val="Hyperlink"/>
                <w:noProof/>
              </w:rPr>
              <w:fldChar w:fldCharType="begin"/>
            </w:r>
            <w:r w:rsidRPr="00400F0A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"_Toc6320029"</w:instrText>
            </w:r>
            <w:r w:rsidRPr="00400F0A">
              <w:rPr>
                <w:rStyle w:val="Hyperlink"/>
                <w:noProof/>
              </w:rPr>
              <w:instrText xml:space="preserve"> </w:instrText>
            </w:r>
            <w:r w:rsidRPr="00400F0A">
              <w:rPr>
                <w:rStyle w:val="Hyperlink"/>
                <w:noProof/>
              </w:rPr>
              <w:fldChar w:fldCharType="separate"/>
            </w:r>
            <w:r w:rsidRPr="00400F0A">
              <w:rPr>
                <w:rStyle w:val="Hyperlink"/>
                <w:noProof/>
              </w:rPr>
              <w:t>To 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_Toc6320029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" w:author="Charles Ralph Strohman" w:date="2019-04-16T15:13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400F0A">
              <w:rPr>
                <w:rStyle w:val="Hyperlink"/>
                <w:noProof/>
              </w:rPr>
              <w:fldChar w:fldCharType="end"/>
            </w:r>
          </w:ins>
        </w:p>
        <w:p w:rsidR="00195A58" w:rsidRDefault="00195A58">
          <w:pPr>
            <w:pStyle w:val="TOC1"/>
            <w:rPr>
              <w:ins w:id="6" w:author="Charles Ralph Strohman" w:date="2019-04-16T15:13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7" w:author="Charles Ralph Strohman" w:date="2019-04-16T15:13:00Z">
            <w:r w:rsidRPr="00400F0A">
              <w:rPr>
                <w:rStyle w:val="Hyperlink"/>
                <w:noProof/>
              </w:rPr>
              <w:fldChar w:fldCharType="begin"/>
            </w:r>
            <w:r w:rsidRPr="00400F0A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"_Toc6320030"</w:instrText>
            </w:r>
            <w:r w:rsidRPr="00400F0A">
              <w:rPr>
                <w:rStyle w:val="Hyperlink"/>
                <w:noProof/>
              </w:rPr>
              <w:instrText xml:space="preserve"> </w:instrText>
            </w:r>
            <w:r w:rsidRPr="00400F0A">
              <w:rPr>
                <w:rStyle w:val="Hyperlink"/>
                <w:noProof/>
              </w:rPr>
              <w:fldChar w:fldCharType="separate"/>
            </w:r>
            <w:r w:rsidRPr="00400F0A">
              <w:rPr>
                <w:rStyle w:val="Hyperlink"/>
                <w:noProof/>
              </w:rPr>
              <w:t>Revision History: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_Toc6320030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" w:author="Charles Ralph Strohman" w:date="2019-04-16T15:13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400F0A">
              <w:rPr>
                <w:rStyle w:val="Hyperlink"/>
                <w:noProof/>
              </w:rPr>
              <w:fldChar w:fldCharType="end"/>
            </w:r>
          </w:ins>
        </w:p>
        <w:p w:rsidR="00195A58" w:rsidRDefault="00195A58">
          <w:pPr>
            <w:pStyle w:val="TOC2"/>
            <w:rPr>
              <w:ins w:id="9" w:author="Charles Ralph Strohman" w:date="2019-04-16T15:13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0" w:author="Charles Ralph Strohman" w:date="2019-04-16T15:13:00Z">
            <w:r w:rsidRPr="00400F0A">
              <w:rPr>
                <w:rStyle w:val="Hyperlink"/>
                <w:noProof/>
              </w:rPr>
              <w:fldChar w:fldCharType="begin"/>
            </w:r>
            <w:r w:rsidRPr="00400F0A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"_Toc6320031"</w:instrText>
            </w:r>
            <w:r w:rsidRPr="00400F0A">
              <w:rPr>
                <w:rStyle w:val="Hyperlink"/>
                <w:noProof/>
              </w:rPr>
              <w:instrText xml:space="preserve"> </w:instrText>
            </w:r>
            <w:r w:rsidRPr="00400F0A">
              <w:rPr>
                <w:rStyle w:val="Hyperlink"/>
                <w:noProof/>
              </w:rPr>
              <w:fldChar w:fldCharType="separate"/>
            </w:r>
            <w:r w:rsidRPr="00400F0A">
              <w:rPr>
                <w:rStyle w:val="Hyperlink"/>
                <w:noProof/>
              </w:rPr>
              <w:t>Version 1.1.1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_Toc6320031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1" w:author="Charles Ralph Strohman" w:date="2019-04-16T15:13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400F0A">
              <w:rPr>
                <w:rStyle w:val="Hyperlink"/>
                <w:noProof/>
              </w:rPr>
              <w:fldChar w:fldCharType="end"/>
            </w:r>
          </w:ins>
        </w:p>
        <w:p w:rsidR="00195A58" w:rsidRDefault="00195A58">
          <w:pPr>
            <w:pStyle w:val="TOC1"/>
            <w:rPr>
              <w:ins w:id="12" w:author="Charles Ralph Strohman" w:date="2019-04-16T15:13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3" w:author="Charles Ralph Strohman" w:date="2019-04-16T15:13:00Z">
            <w:r w:rsidRPr="00400F0A">
              <w:rPr>
                <w:rStyle w:val="Hyperlink"/>
                <w:noProof/>
              </w:rPr>
              <w:fldChar w:fldCharType="begin"/>
            </w:r>
            <w:r w:rsidRPr="00400F0A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"_Toc6320032"</w:instrText>
            </w:r>
            <w:r w:rsidRPr="00400F0A">
              <w:rPr>
                <w:rStyle w:val="Hyperlink"/>
                <w:noProof/>
              </w:rPr>
              <w:instrText xml:space="preserve"> </w:instrText>
            </w:r>
            <w:r w:rsidRPr="00400F0A">
              <w:rPr>
                <w:rStyle w:val="Hyperlink"/>
                <w:noProof/>
              </w:rPr>
              <w:fldChar w:fldCharType="separate"/>
            </w:r>
            <w:r w:rsidRPr="00400F0A">
              <w:rPr>
                <w:rStyle w:val="Hyperlink"/>
                <w:noProof/>
              </w:rPr>
              <w:t>Front Panel LEDs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_Toc6320032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4" w:author="Charles Ralph Strohman" w:date="2019-04-16T15:13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400F0A">
              <w:rPr>
                <w:rStyle w:val="Hyperlink"/>
                <w:noProof/>
              </w:rPr>
              <w:fldChar w:fldCharType="end"/>
            </w:r>
          </w:ins>
        </w:p>
        <w:p w:rsidR="00195A58" w:rsidRDefault="00195A58">
          <w:pPr>
            <w:pStyle w:val="TOC1"/>
            <w:rPr>
              <w:ins w:id="15" w:author="Charles Ralph Strohman" w:date="2019-04-16T15:13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6" w:author="Charles Ralph Strohman" w:date="2019-04-16T15:13:00Z">
            <w:r w:rsidRPr="00400F0A">
              <w:rPr>
                <w:rStyle w:val="Hyperlink"/>
                <w:noProof/>
              </w:rPr>
              <w:fldChar w:fldCharType="begin"/>
            </w:r>
            <w:r w:rsidRPr="00400F0A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"_Toc6320033"</w:instrText>
            </w:r>
            <w:r w:rsidRPr="00400F0A">
              <w:rPr>
                <w:rStyle w:val="Hyperlink"/>
                <w:noProof/>
              </w:rPr>
              <w:instrText xml:space="preserve"> </w:instrText>
            </w:r>
            <w:r w:rsidRPr="00400F0A">
              <w:rPr>
                <w:rStyle w:val="Hyperlink"/>
                <w:noProof/>
              </w:rPr>
              <w:fldChar w:fldCharType="separate"/>
            </w:r>
            <w:r w:rsidRPr="00400F0A">
              <w:rPr>
                <w:rStyle w:val="Hyperlink"/>
                <w:noProof/>
              </w:rPr>
              <w:t>Front Panel Switches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_Toc6320033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7" w:author="Charles Ralph Strohman" w:date="2019-04-16T15:13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400F0A">
              <w:rPr>
                <w:rStyle w:val="Hyperlink"/>
                <w:noProof/>
              </w:rPr>
              <w:fldChar w:fldCharType="end"/>
            </w:r>
          </w:ins>
        </w:p>
        <w:p w:rsidR="00195A58" w:rsidRDefault="00195A58">
          <w:pPr>
            <w:pStyle w:val="TOC1"/>
            <w:rPr>
              <w:ins w:id="18" w:author="Charles Ralph Strohman" w:date="2019-04-16T15:13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9" w:author="Charles Ralph Strohman" w:date="2019-04-16T15:13:00Z">
            <w:r w:rsidRPr="00400F0A">
              <w:rPr>
                <w:rStyle w:val="Hyperlink"/>
                <w:noProof/>
              </w:rPr>
              <w:fldChar w:fldCharType="begin"/>
            </w:r>
            <w:r w:rsidRPr="00400F0A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"_Toc6320034"</w:instrText>
            </w:r>
            <w:r w:rsidRPr="00400F0A">
              <w:rPr>
                <w:rStyle w:val="Hyperlink"/>
                <w:noProof/>
              </w:rPr>
              <w:instrText xml:space="preserve"> </w:instrText>
            </w:r>
            <w:r w:rsidRPr="00400F0A">
              <w:rPr>
                <w:rStyle w:val="Hyperlink"/>
                <w:noProof/>
              </w:rPr>
              <w:fldChar w:fldCharType="separate"/>
            </w:r>
            <w:r w:rsidRPr="00400F0A">
              <w:rPr>
                <w:rStyle w:val="Hyperlink"/>
                <w:noProof/>
              </w:rPr>
              <w:t>Front Panel Connectors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_Toc6320034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0" w:author="Charles Ralph Strohman" w:date="2019-04-16T15:13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400F0A">
              <w:rPr>
                <w:rStyle w:val="Hyperlink"/>
                <w:noProof/>
              </w:rPr>
              <w:fldChar w:fldCharType="end"/>
            </w:r>
          </w:ins>
        </w:p>
        <w:p w:rsidR="00195A58" w:rsidRDefault="00195A58">
          <w:pPr>
            <w:pStyle w:val="TOC1"/>
            <w:rPr>
              <w:ins w:id="21" w:author="Charles Ralph Strohman" w:date="2019-04-16T15:13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22" w:author="Charles Ralph Strohman" w:date="2019-04-16T15:13:00Z">
            <w:r w:rsidRPr="00400F0A">
              <w:rPr>
                <w:rStyle w:val="Hyperlink"/>
                <w:noProof/>
              </w:rPr>
              <w:fldChar w:fldCharType="begin"/>
            </w:r>
            <w:r w:rsidRPr="00400F0A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"_Toc6320035"</w:instrText>
            </w:r>
            <w:r w:rsidRPr="00400F0A">
              <w:rPr>
                <w:rStyle w:val="Hyperlink"/>
                <w:noProof/>
              </w:rPr>
              <w:instrText xml:space="preserve"> </w:instrText>
            </w:r>
            <w:r w:rsidRPr="00400F0A">
              <w:rPr>
                <w:rStyle w:val="Hyperlink"/>
                <w:noProof/>
              </w:rPr>
              <w:fldChar w:fldCharType="separate"/>
            </w:r>
            <w:r w:rsidRPr="00400F0A">
              <w:rPr>
                <w:rStyle w:val="Hyperlink"/>
                <w:noProof/>
              </w:rPr>
              <w:t>On-Board Jumpers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_Toc6320035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3" w:author="Charles Ralph Strohman" w:date="2019-04-16T15:13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400F0A">
              <w:rPr>
                <w:rStyle w:val="Hyperlink"/>
                <w:noProof/>
              </w:rPr>
              <w:fldChar w:fldCharType="end"/>
            </w:r>
          </w:ins>
        </w:p>
        <w:p w:rsidR="00195A58" w:rsidRDefault="00195A58">
          <w:pPr>
            <w:pStyle w:val="TOC1"/>
            <w:rPr>
              <w:ins w:id="24" w:author="Charles Ralph Strohman" w:date="2019-04-16T15:13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25" w:author="Charles Ralph Strohman" w:date="2019-04-16T15:13:00Z">
            <w:r w:rsidRPr="00400F0A">
              <w:rPr>
                <w:rStyle w:val="Hyperlink"/>
                <w:noProof/>
              </w:rPr>
              <w:fldChar w:fldCharType="begin"/>
            </w:r>
            <w:r w:rsidRPr="00400F0A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"_Toc6320036"</w:instrText>
            </w:r>
            <w:r w:rsidRPr="00400F0A">
              <w:rPr>
                <w:rStyle w:val="Hyperlink"/>
                <w:noProof/>
              </w:rPr>
              <w:instrText xml:space="preserve"> </w:instrText>
            </w:r>
            <w:r w:rsidRPr="00400F0A">
              <w:rPr>
                <w:rStyle w:val="Hyperlink"/>
                <w:noProof/>
              </w:rPr>
              <w:fldChar w:fldCharType="separate"/>
            </w:r>
            <w:r w:rsidRPr="00400F0A">
              <w:rPr>
                <w:rStyle w:val="Hyperlink"/>
                <w:noProof/>
              </w:rPr>
              <w:t>On-Board Switches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_Toc6320036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6" w:author="Charles Ralph Strohman" w:date="2019-04-16T15:13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400F0A">
              <w:rPr>
                <w:rStyle w:val="Hyperlink"/>
                <w:noProof/>
              </w:rPr>
              <w:fldChar w:fldCharType="end"/>
            </w:r>
          </w:ins>
        </w:p>
        <w:p w:rsidR="00195A58" w:rsidRDefault="00195A58">
          <w:pPr>
            <w:pStyle w:val="TOC1"/>
            <w:rPr>
              <w:ins w:id="27" w:author="Charles Ralph Strohman" w:date="2019-04-16T15:13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28" w:author="Charles Ralph Strohman" w:date="2019-04-16T15:13:00Z">
            <w:r w:rsidRPr="00400F0A">
              <w:rPr>
                <w:rStyle w:val="Hyperlink"/>
                <w:noProof/>
              </w:rPr>
              <w:fldChar w:fldCharType="begin"/>
            </w:r>
            <w:r w:rsidRPr="00400F0A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"_Toc6320037"</w:instrText>
            </w:r>
            <w:r w:rsidRPr="00400F0A">
              <w:rPr>
                <w:rStyle w:val="Hyperlink"/>
                <w:noProof/>
              </w:rPr>
              <w:instrText xml:space="preserve"> </w:instrText>
            </w:r>
            <w:r w:rsidRPr="00400F0A">
              <w:rPr>
                <w:rStyle w:val="Hyperlink"/>
                <w:noProof/>
              </w:rPr>
              <w:fldChar w:fldCharType="separate"/>
            </w:r>
            <w:r w:rsidRPr="00400F0A">
              <w:rPr>
                <w:rStyle w:val="Hyperlink"/>
                <w:noProof/>
              </w:rPr>
              <w:t>uTCA CONNECTIONS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_Toc6320037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9" w:author="Charles Ralph Strohman" w:date="2019-04-16T15:13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400F0A">
              <w:rPr>
                <w:rStyle w:val="Hyperlink"/>
                <w:noProof/>
              </w:rPr>
              <w:fldChar w:fldCharType="end"/>
            </w:r>
          </w:ins>
        </w:p>
        <w:p w:rsidR="00195A58" w:rsidRDefault="00195A58">
          <w:pPr>
            <w:pStyle w:val="TOC1"/>
            <w:rPr>
              <w:ins w:id="30" w:author="Charles Ralph Strohman" w:date="2019-04-16T15:13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31" w:author="Charles Ralph Strohman" w:date="2019-04-16T15:13:00Z">
            <w:r w:rsidRPr="00400F0A">
              <w:rPr>
                <w:rStyle w:val="Hyperlink"/>
                <w:noProof/>
              </w:rPr>
              <w:fldChar w:fldCharType="begin"/>
            </w:r>
            <w:r w:rsidRPr="00400F0A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"_Toc6320038"</w:instrText>
            </w:r>
            <w:r w:rsidRPr="00400F0A">
              <w:rPr>
                <w:rStyle w:val="Hyperlink"/>
                <w:noProof/>
              </w:rPr>
              <w:instrText xml:space="preserve"> </w:instrText>
            </w:r>
            <w:r w:rsidRPr="00400F0A">
              <w:rPr>
                <w:rStyle w:val="Hyperlink"/>
                <w:noProof/>
              </w:rPr>
              <w:fldChar w:fldCharType="separate"/>
            </w:r>
            <w:r w:rsidRPr="00400F0A">
              <w:rPr>
                <w:rStyle w:val="Hyperlink"/>
                <w:noProof/>
              </w:rPr>
              <w:t>RTM CONNECTIONS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_Toc6320038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2" w:author="Charles Ralph Strohman" w:date="2019-04-16T15:13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400F0A">
              <w:rPr>
                <w:rStyle w:val="Hyperlink"/>
                <w:noProof/>
              </w:rPr>
              <w:fldChar w:fldCharType="end"/>
            </w:r>
          </w:ins>
        </w:p>
        <w:p w:rsidR="00431756" w:rsidDel="00195A58" w:rsidRDefault="00431756">
          <w:pPr>
            <w:pStyle w:val="TOC1"/>
            <w:rPr>
              <w:del w:id="33" w:author="Charles Ralph Strohman" w:date="2019-04-16T15:13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34" w:author="Charles Ralph Strohman" w:date="2019-04-16T15:13:00Z">
            <w:r w:rsidRPr="00195A58" w:rsidDel="00195A58">
              <w:rPr>
                <w:rStyle w:val="Hyperlink"/>
                <w:noProof/>
              </w:rPr>
              <w:delText>Introduction</w:delText>
            </w:r>
            <w:r w:rsidDel="00195A58">
              <w:rPr>
                <w:noProof/>
                <w:webHidden/>
              </w:rPr>
              <w:tab/>
              <w:delText>2</w:delText>
            </w:r>
          </w:del>
        </w:p>
        <w:p w:rsidR="00431756" w:rsidDel="00195A58" w:rsidRDefault="00431756">
          <w:pPr>
            <w:pStyle w:val="TOC1"/>
            <w:rPr>
              <w:del w:id="35" w:author="Charles Ralph Strohman" w:date="2019-04-16T15:13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36" w:author="Charles Ralph Strohman" w:date="2019-04-16T15:13:00Z">
            <w:r w:rsidRPr="00195A58" w:rsidDel="00195A58">
              <w:rPr>
                <w:rStyle w:val="Hyperlink"/>
                <w:noProof/>
              </w:rPr>
              <w:delText>To Do:</w:delText>
            </w:r>
            <w:r w:rsidDel="00195A58">
              <w:rPr>
                <w:noProof/>
                <w:webHidden/>
              </w:rPr>
              <w:tab/>
              <w:delText>2</w:delText>
            </w:r>
          </w:del>
        </w:p>
        <w:p w:rsidR="00431756" w:rsidDel="00195A58" w:rsidRDefault="00431756">
          <w:pPr>
            <w:pStyle w:val="TOC1"/>
            <w:rPr>
              <w:del w:id="37" w:author="Charles Ralph Strohman" w:date="2019-04-16T15:13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38" w:author="Charles Ralph Strohman" w:date="2019-04-16T15:13:00Z">
            <w:r w:rsidRPr="00195A58" w:rsidDel="00195A58">
              <w:rPr>
                <w:rStyle w:val="Hyperlink"/>
                <w:noProof/>
              </w:rPr>
              <w:delText>Revision History:</w:delText>
            </w:r>
            <w:r w:rsidDel="00195A58">
              <w:rPr>
                <w:noProof/>
                <w:webHidden/>
              </w:rPr>
              <w:tab/>
              <w:delText>3</w:delText>
            </w:r>
          </w:del>
        </w:p>
        <w:p w:rsidR="00431756" w:rsidDel="00195A58" w:rsidRDefault="00431756">
          <w:pPr>
            <w:pStyle w:val="TOC2"/>
            <w:rPr>
              <w:del w:id="39" w:author="Charles Ralph Strohman" w:date="2019-04-16T15:13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40" w:author="Charles Ralph Strohman" w:date="2019-04-16T15:13:00Z">
            <w:r w:rsidRPr="00195A58" w:rsidDel="00195A58">
              <w:rPr>
                <w:rStyle w:val="Hyperlink"/>
                <w:noProof/>
              </w:rPr>
              <w:delText>Version 1.1</w:delText>
            </w:r>
            <w:r w:rsidDel="00195A58">
              <w:rPr>
                <w:noProof/>
                <w:webHidden/>
              </w:rPr>
              <w:tab/>
              <w:delText>3</w:delText>
            </w:r>
          </w:del>
        </w:p>
        <w:p w:rsidR="00431756" w:rsidDel="00195A58" w:rsidRDefault="00431756">
          <w:pPr>
            <w:pStyle w:val="TOC1"/>
            <w:rPr>
              <w:del w:id="41" w:author="Charles Ralph Strohman" w:date="2019-04-16T15:13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42" w:author="Charles Ralph Strohman" w:date="2019-04-16T15:13:00Z">
            <w:r w:rsidRPr="00195A58" w:rsidDel="00195A58">
              <w:rPr>
                <w:rStyle w:val="Hyperlink"/>
                <w:noProof/>
              </w:rPr>
              <w:delText>DATA FORMAT</w:delText>
            </w:r>
            <w:r w:rsidDel="00195A58">
              <w:rPr>
                <w:noProof/>
                <w:webHidden/>
              </w:rPr>
              <w:tab/>
              <w:delText>4</w:delText>
            </w:r>
          </w:del>
        </w:p>
        <w:p w:rsidR="00431756" w:rsidDel="00195A58" w:rsidRDefault="00431756">
          <w:pPr>
            <w:pStyle w:val="TOC1"/>
            <w:rPr>
              <w:del w:id="43" w:author="Charles Ralph Strohman" w:date="2019-04-16T15:13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44" w:author="Charles Ralph Strohman" w:date="2019-04-16T15:13:00Z">
            <w:r w:rsidRPr="00195A58" w:rsidDel="00195A58">
              <w:rPr>
                <w:rStyle w:val="Hyperlink"/>
                <w:noProof/>
              </w:rPr>
              <w:delText>ADDRESS MAPS</w:delText>
            </w:r>
            <w:r w:rsidDel="00195A58">
              <w:rPr>
                <w:noProof/>
                <w:webHidden/>
              </w:rPr>
              <w:tab/>
              <w:delText>4</w:delText>
            </w:r>
          </w:del>
        </w:p>
        <w:p w:rsidR="00431756" w:rsidDel="00195A58" w:rsidRDefault="00431756">
          <w:pPr>
            <w:pStyle w:val="TOC1"/>
            <w:rPr>
              <w:del w:id="45" w:author="Charles Ralph Strohman" w:date="2019-04-16T15:13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46" w:author="Charles Ralph Strohman" w:date="2019-04-16T15:13:00Z">
            <w:r w:rsidRPr="00195A58" w:rsidDel="00195A58">
              <w:rPr>
                <w:rStyle w:val="Hyperlink"/>
                <w:noProof/>
              </w:rPr>
              <w:delText>Registers</w:delText>
            </w:r>
            <w:r w:rsidDel="00195A58">
              <w:rPr>
                <w:noProof/>
                <w:webHidden/>
              </w:rPr>
              <w:tab/>
              <w:delText>4</w:delText>
            </w:r>
          </w:del>
        </w:p>
        <w:p w:rsidR="00431756" w:rsidDel="00195A58" w:rsidRDefault="00431756">
          <w:pPr>
            <w:pStyle w:val="TOC2"/>
            <w:rPr>
              <w:del w:id="47" w:author="Charles Ralph Strohman" w:date="2019-04-16T15:13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48" w:author="Charles Ralph Strohman" w:date="2019-04-16T15:13:00Z">
            <w:r w:rsidRPr="00195A58" w:rsidDel="00195A58">
              <w:rPr>
                <w:rStyle w:val="Hyperlink"/>
                <w:noProof/>
              </w:rPr>
              <w:delText>BLOCK 0 – Xilinx decoding uses ‘csr_cs’</w:delText>
            </w:r>
            <w:r w:rsidDel="00195A58">
              <w:rPr>
                <w:noProof/>
                <w:webHidden/>
              </w:rPr>
              <w:tab/>
              <w:delText>4</w:delText>
            </w:r>
          </w:del>
        </w:p>
        <w:p w:rsidR="00431756" w:rsidDel="00195A58" w:rsidRDefault="00431756">
          <w:pPr>
            <w:pStyle w:val="TOC1"/>
            <w:rPr>
              <w:del w:id="49" w:author="Charles Ralph Strohman" w:date="2019-04-16T15:13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50" w:author="Charles Ralph Strohman" w:date="2019-04-16T15:13:00Z">
            <w:r w:rsidRPr="00195A58" w:rsidDel="00195A58">
              <w:rPr>
                <w:rStyle w:val="Hyperlink"/>
                <w:noProof/>
              </w:rPr>
              <w:delText>Front Panel LEDs</w:delText>
            </w:r>
            <w:r w:rsidDel="00195A58">
              <w:rPr>
                <w:noProof/>
                <w:webHidden/>
              </w:rPr>
              <w:tab/>
              <w:delText>5</w:delText>
            </w:r>
          </w:del>
        </w:p>
        <w:p w:rsidR="00431756" w:rsidDel="00195A58" w:rsidRDefault="00431756">
          <w:pPr>
            <w:pStyle w:val="TOC1"/>
            <w:rPr>
              <w:del w:id="51" w:author="Charles Ralph Strohman" w:date="2019-04-16T15:13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52" w:author="Charles Ralph Strohman" w:date="2019-04-16T15:13:00Z">
            <w:r w:rsidRPr="00195A58" w:rsidDel="00195A58">
              <w:rPr>
                <w:rStyle w:val="Hyperlink"/>
                <w:noProof/>
              </w:rPr>
              <w:delText>Local Bus Masters</w:delText>
            </w:r>
            <w:r w:rsidDel="00195A58">
              <w:rPr>
                <w:noProof/>
                <w:webHidden/>
              </w:rPr>
              <w:tab/>
              <w:delText>5</w:delText>
            </w:r>
          </w:del>
        </w:p>
        <w:p w:rsidR="00431756" w:rsidDel="00195A58" w:rsidRDefault="00431756">
          <w:pPr>
            <w:pStyle w:val="TOC1"/>
            <w:rPr>
              <w:del w:id="53" w:author="Charles Ralph Strohman" w:date="2019-04-16T15:13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54" w:author="Charles Ralph Strohman" w:date="2019-04-16T15:13:00Z">
            <w:r w:rsidRPr="00195A58" w:rsidDel="00195A58">
              <w:rPr>
                <w:rStyle w:val="Hyperlink"/>
                <w:noProof/>
              </w:rPr>
              <w:delText>ColdFire Programming</w:delText>
            </w:r>
            <w:r w:rsidDel="00195A58">
              <w:rPr>
                <w:noProof/>
                <w:webHidden/>
              </w:rPr>
              <w:tab/>
              <w:delText>6</w:delText>
            </w:r>
          </w:del>
        </w:p>
        <w:p w:rsidR="00431756" w:rsidDel="00195A58" w:rsidRDefault="00431756">
          <w:pPr>
            <w:pStyle w:val="TOC1"/>
            <w:rPr>
              <w:del w:id="55" w:author="Charles Ralph Strohman" w:date="2019-04-16T15:13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56" w:author="Charles Ralph Strohman" w:date="2019-04-16T15:13:00Z">
            <w:r w:rsidRPr="00195A58" w:rsidDel="00195A58">
              <w:rPr>
                <w:rStyle w:val="Hyperlink"/>
                <w:noProof/>
              </w:rPr>
              <w:delText>DSP Interrupts</w:delText>
            </w:r>
            <w:r w:rsidDel="00195A58">
              <w:rPr>
                <w:noProof/>
                <w:webHidden/>
              </w:rPr>
              <w:tab/>
              <w:delText>8</w:delText>
            </w:r>
          </w:del>
        </w:p>
        <w:p w:rsidR="00431756" w:rsidDel="00195A58" w:rsidRDefault="00431756">
          <w:pPr>
            <w:pStyle w:val="TOC1"/>
            <w:rPr>
              <w:del w:id="57" w:author="Charles Ralph Strohman" w:date="2019-04-16T15:13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58" w:author="Charles Ralph Strohman" w:date="2019-04-16T15:13:00Z">
            <w:r w:rsidRPr="00195A58" w:rsidDel="00195A58">
              <w:rPr>
                <w:rStyle w:val="Hyperlink"/>
                <w:noProof/>
              </w:rPr>
              <w:delText>DSP Flags</w:delText>
            </w:r>
            <w:r w:rsidDel="00195A58">
              <w:rPr>
                <w:noProof/>
                <w:webHidden/>
              </w:rPr>
              <w:tab/>
              <w:delText>9</w:delText>
            </w:r>
          </w:del>
        </w:p>
        <w:p w:rsidR="00431756" w:rsidDel="00195A58" w:rsidRDefault="00431756">
          <w:pPr>
            <w:pStyle w:val="TOC1"/>
            <w:rPr>
              <w:del w:id="59" w:author="Charles Ralph Strohman" w:date="2019-04-16T15:13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60" w:author="Charles Ralph Strohman" w:date="2019-04-16T15:13:00Z">
            <w:r w:rsidRPr="00195A58" w:rsidDel="00195A58">
              <w:rPr>
                <w:rStyle w:val="Hyperlink"/>
                <w:noProof/>
              </w:rPr>
              <w:delText>Programming the CHAN5_OFFSET register</w:delText>
            </w:r>
            <w:r w:rsidDel="00195A58">
              <w:rPr>
                <w:noProof/>
                <w:webHidden/>
              </w:rPr>
              <w:tab/>
              <w:delText>10</w:delText>
            </w:r>
          </w:del>
        </w:p>
        <w:p w:rsidR="00431756" w:rsidDel="00195A58" w:rsidRDefault="00431756">
          <w:pPr>
            <w:pStyle w:val="TOC1"/>
            <w:rPr>
              <w:del w:id="61" w:author="Charles Ralph Strohman" w:date="2019-04-16T15:13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62" w:author="Charles Ralph Strohman" w:date="2019-04-16T15:13:00Z">
            <w:r w:rsidRPr="00195A58" w:rsidDel="00195A58">
              <w:rPr>
                <w:rStyle w:val="Hyperlink"/>
                <w:noProof/>
              </w:rPr>
              <w:delText>EXTERNAL I/O CONNECTIONS</w:delText>
            </w:r>
            <w:r w:rsidDel="00195A58">
              <w:rPr>
                <w:noProof/>
                <w:webHidden/>
              </w:rPr>
              <w:tab/>
              <w:delText>11</w:delText>
            </w:r>
          </w:del>
        </w:p>
        <w:p w:rsidR="00431756" w:rsidDel="00195A58" w:rsidRDefault="00431756">
          <w:pPr>
            <w:pStyle w:val="TOC1"/>
            <w:rPr>
              <w:del w:id="63" w:author="Charles Ralph Strohman" w:date="2019-04-16T15:13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64" w:author="Charles Ralph Strohman" w:date="2019-04-16T15:13:00Z">
            <w:r w:rsidRPr="00195A58" w:rsidDel="00195A58">
              <w:rPr>
                <w:rStyle w:val="Hyperlink"/>
                <w:noProof/>
              </w:rPr>
              <w:delText>DIO board</w:delText>
            </w:r>
            <w:r w:rsidDel="00195A58">
              <w:rPr>
                <w:noProof/>
                <w:webHidden/>
              </w:rPr>
              <w:tab/>
              <w:delText>12</w:delText>
            </w:r>
          </w:del>
        </w:p>
        <w:p w:rsidR="00431756" w:rsidDel="00195A58" w:rsidRDefault="00431756">
          <w:pPr>
            <w:pStyle w:val="TOC2"/>
            <w:rPr>
              <w:del w:id="65" w:author="Charles Ralph Strohman" w:date="2019-04-16T15:13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66" w:author="Charles Ralph Strohman" w:date="2019-04-16T15:13:00Z">
            <w:r w:rsidRPr="00195A58" w:rsidDel="00195A58">
              <w:rPr>
                <w:rStyle w:val="Hyperlink"/>
                <w:noProof/>
              </w:rPr>
              <w:delText>J2 Terminal Block</w:delText>
            </w:r>
            <w:r w:rsidDel="00195A58">
              <w:rPr>
                <w:noProof/>
                <w:webHidden/>
              </w:rPr>
              <w:tab/>
              <w:delText>12</w:delText>
            </w:r>
          </w:del>
        </w:p>
        <w:p w:rsidR="00431756" w:rsidDel="00195A58" w:rsidRDefault="00431756">
          <w:pPr>
            <w:pStyle w:val="TOC2"/>
            <w:rPr>
              <w:del w:id="67" w:author="Charles Ralph Strohman" w:date="2019-04-16T15:13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68" w:author="Charles Ralph Strohman" w:date="2019-04-16T15:13:00Z">
            <w:r w:rsidRPr="00195A58" w:rsidDel="00195A58">
              <w:rPr>
                <w:rStyle w:val="Hyperlink"/>
                <w:noProof/>
              </w:rPr>
              <w:delText>J3 Terminal Block / BackplaneBus</w:delText>
            </w:r>
            <w:r w:rsidDel="00195A58">
              <w:rPr>
                <w:noProof/>
                <w:webHidden/>
              </w:rPr>
              <w:tab/>
              <w:delText>19</w:delText>
            </w:r>
          </w:del>
        </w:p>
        <w:p w:rsidR="00431756" w:rsidDel="00195A58" w:rsidRDefault="00431756">
          <w:pPr>
            <w:pStyle w:val="TOC2"/>
            <w:rPr>
              <w:del w:id="69" w:author="Charles Ralph Strohman" w:date="2019-04-16T15:13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70" w:author="Charles Ralph Strohman" w:date="2019-04-16T15:13:00Z">
            <w:r w:rsidRPr="00195A58" w:rsidDel="00195A58">
              <w:rPr>
                <w:rStyle w:val="Hyperlink"/>
                <w:noProof/>
              </w:rPr>
              <w:delText>J4/J5 Ribbon Cable Sockets</w:delText>
            </w:r>
            <w:r w:rsidDel="00195A58">
              <w:rPr>
                <w:noProof/>
                <w:webHidden/>
              </w:rPr>
              <w:tab/>
              <w:delText>20</w:delText>
            </w:r>
          </w:del>
        </w:p>
        <w:p w:rsidR="00431756" w:rsidDel="00195A58" w:rsidRDefault="00431756">
          <w:pPr>
            <w:pStyle w:val="TOC2"/>
            <w:rPr>
              <w:del w:id="71" w:author="Charles Ralph Strohman" w:date="2019-04-16T15:13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72" w:author="Charles Ralph Strohman" w:date="2019-04-16T15:13:00Z">
            <w:r w:rsidRPr="00195A58" w:rsidDel="00195A58">
              <w:rPr>
                <w:rStyle w:val="Hyperlink"/>
                <w:noProof/>
              </w:rPr>
              <w:delText>J6 Terminal Block</w:delText>
            </w:r>
            <w:r w:rsidDel="00195A58">
              <w:rPr>
                <w:noProof/>
                <w:webHidden/>
              </w:rPr>
              <w:tab/>
              <w:delText>20</w:delText>
            </w:r>
          </w:del>
        </w:p>
        <w:p w:rsidR="00431756" w:rsidDel="00195A58" w:rsidRDefault="00431756">
          <w:pPr>
            <w:pStyle w:val="TOC2"/>
            <w:rPr>
              <w:del w:id="73" w:author="Charles Ralph Strohman" w:date="2019-04-16T15:13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74" w:author="Charles Ralph Strohman" w:date="2019-04-16T15:13:00Z">
            <w:r w:rsidRPr="00195A58" w:rsidDel="00195A58">
              <w:rPr>
                <w:rStyle w:val="Hyperlink"/>
                <w:noProof/>
              </w:rPr>
              <w:delText>Testing the DIO board</w:delText>
            </w:r>
            <w:r w:rsidDel="00195A58">
              <w:rPr>
                <w:noProof/>
                <w:webHidden/>
              </w:rPr>
              <w:tab/>
              <w:delText>21</w:delText>
            </w:r>
          </w:del>
        </w:p>
        <w:p w:rsidR="00F55EB6" w:rsidRDefault="00F55EB6">
          <w:r>
            <w:rPr>
              <w:b/>
              <w:bCs/>
              <w:noProof/>
            </w:rPr>
            <w:fldChar w:fldCharType="end"/>
          </w:r>
        </w:p>
      </w:sdtContent>
    </w:sdt>
    <w:p w:rsidR="00E63FEC" w:rsidRDefault="00E63FEC">
      <w:pPr>
        <w:rPr>
          <w:rFonts w:cs="Microsoft Sans Serif"/>
        </w:rPr>
      </w:pPr>
      <w:r>
        <w:rPr>
          <w:rFonts w:cs="Microsoft Sans Serif"/>
        </w:rPr>
        <w:br w:type="page"/>
      </w:r>
    </w:p>
    <w:p w:rsidR="00FF4940" w:rsidRDefault="00FF4940" w:rsidP="00FF4940">
      <w:pPr>
        <w:pStyle w:val="Heading1"/>
      </w:pPr>
      <w:bookmarkStart w:id="75" w:name="_Toc6320028"/>
      <w:r>
        <w:lastRenderedPageBreak/>
        <w:t>Introduction</w:t>
      </w:r>
      <w:bookmarkEnd w:id="75"/>
    </w:p>
    <w:p w:rsidR="00FF4940" w:rsidRDefault="00FF4940">
      <w:pPr>
        <w:rPr>
          <w:rFonts w:cs="Microsoft Sans Serif"/>
        </w:rPr>
      </w:pPr>
    </w:p>
    <w:p w:rsidR="00036066" w:rsidRPr="00B60CEE" w:rsidRDefault="00036066" w:rsidP="00FF4940">
      <w:pPr>
        <w:ind w:left="720"/>
        <w:rPr>
          <w:rFonts w:cs="Microsoft Sans Serif"/>
        </w:rPr>
      </w:pPr>
      <w:r w:rsidRPr="00B60CEE">
        <w:rPr>
          <w:rFonts w:cs="Microsoft Sans Serif"/>
        </w:rPr>
        <w:t>This manual can be found in the Windows directory:</w:t>
      </w:r>
    </w:p>
    <w:p w:rsidR="00036066" w:rsidRDefault="0024793F" w:rsidP="00FF4940">
      <w:pPr>
        <w:ind w:left="720" w:firstLine="720"/>
        <w:rPr>
          <w:rFonts w:cs="Microsoft Sans Serif"/>
        </w:rPr>
      </w:pPr>
      <w:hyperlink r:id="rId8" w:history="1">
        <w:r w:rsidR="00365AD4" w:rsidRPr="00116ACD">
          <w:rPr>
            <w:rStyle w:val="Hyperlink"/>
            <w:rFonts w:cs="Microsoft Sans Serif"/>
          </w:rPr>
          <w:t>\\samba\accuser\cesrdaq\hardware\CMS_Trigger\</w:t>
        </w:r>
      </w:hyperlink>
      <w:r w:rsidR="00FC774F">
        <w:rPr>
          <w:rFonts w:cs="Microsoft Sans Serif"/>
        </w:rPr>
        <w:t>6089-103</w:t>
      </w:r>
      <w:r w:rsidR="00365AD4" w:rsidRPr="00365AD4">
        <w:rPr>
          <w:rFonts w:cs="Microsoft Sans Serif"/>
        </w:rPr>
        <w:t>_</w:t>
      </w:r>
      <w:r w:rsidR="00FC774F">
        <w:rPr>
          <w:rFonts w:cs="Microsoft Sans Serif"/>
        </w:rPr>
        <w:t>A</w:t>
      </w:r>
      <w:r w:rsidR="00365AD4" w:rsidRPr="00365AD4">
        <w:rPr>
          <w:rFonts w:cs="Microsoft Sans Serif"/>
        </w:rPr>
        <w:t>TCA_</w:t>
      </w:r>
      <w:r w:rsidR="00FC774F">
        <w:rPr>
          <w:rFonts w:cs="Microsoft Sans Serif"/>
        </w:rPr>
        <w:t>mezz</w:t>
      </w:r>
      <w:r w:rsidR="00365AD4" w:rsidRPr="00365AD4">
        <w:rPr>
          <w:rFonts w:cs="Microsoft Sans Serif"/>
        </w:rPr>
        <w:t>\Docs</w:t>
      </w:r>
    </w:p>
    <w:p w:rsidR="00365AD4" w:rsidRPr="00B60CEE" w:rsidRDefault="00365AD4" w:rsidP="00FF4940">
      <w:pPr>
        <w:ind w:left="720" w:firstLine="720"/>
        <w:rPr>
          <w:rFonts w:cs="Microsoft Sans Serif"/>
        </w:rPr>
      </w:pPr>
    </w:p>
    <w:p w:rsidR="00036066" w:rsidRDefault="00036066" w:rsidP="00FF4940">
      <w:pPr>
        <w:ind w:left="720"/>
        <w:rPr>
          <w:rFonts w:cs="Microsoft Sans Serif"/>
        </w:rPr>
      </w:pPr>
      <w:r w:rsidRPr="00B60CEE">
        <w:rPr>
          <w:rFonts w:cs="Microsoft Sans Serif"/>
        </w:rPr>
        <w:t>under the file name:</w:t>
      </w:r>
    </w:p>
    <w:p w:rsidR="00365AD4" w:rsidRPr="00B60CEE" w:rsidRDefault="00365AD4" w:rsidP="00FF4940">
      <w:pPr>
        <w:ind w:left="720"/>
        <w:rPr>
          <w:rFonts w:cs="Microsoft Sans Serif"/>
        </w:rPr>
      </w:pPr>
    </w:p>
    <w:p w:rsidR="008F559B" w:rsidRPr="00B60CEE" w:rsidRDefault="00FC774F" w:rsidP="00FF4940">
      <w:pPr>
        <w:ind w:left="720" w:firstLine="720"/>
        <w:rPr>
          <w:rFonts w:cs="Microsoft Sans Serif"/>
        </w:rPr>
      </w:pPr>
      <w:r>
        <w:rPr>
          <w:rFonts w:cs="Microsoft Sans Serif"/>
        </w:rPr>
        <w:t>6089-103</w:t>
      </w:r>
      <w:r w:rsidR="00365AD4">
        <w:rPr>
          <w:rFonts w:cs="Microsoft Sans Serif"/>
        </w:rPr>
        <w:t>_Hardware_Manual_1</w:t>
      </w:r>
      <w:r w:rsidR="00647DDA">
        <w:rPr>
          <w:rFonts w:cs="Microsoft Sans Serif"/>
        </w:rPr>
        <w:t>-1</w:t>
      </w:r>
      <w:r w:rsidR="00FB431A">
        <w:rPr>
          <w:rFonts w:cs="Microsoft Sans Serif"/>
        </w:rPr>
        <w:t>-</w:t>
      </w:r>
      <w:r w:rsidR="002056B0">
        <w:rPr>
          <w:rFonts w:cs="Microsoft Sans Serif"/>
        </w:rPr>
        <w:t>1</w:t>
      </w:r>
      <w:r w:rsidR="00060CCC" w:rsidRPr="00B60CEE">
        <w:rPr>
          <w:rFonts w:cs="Microsoft Sans Serif"/>
        </w:rPr>
        <w:t>.doc</w:t>
      </w:r>
      <w:r w:rsidR="00774EF0" w:rsidRPr="00B60CEE">
        <w:rPr>
          <w:rFonts w:cs="Microsoft Sans Serif"/>
        </w:rPr>
        <w:t>x</w:t>
      </w:r>
    </w:p>
    <w:p w:rsidR="000B7956" w:rsidRDefault="000B7956" w:rsidP="00FF4940">
      <w:pPr>
        <w:ind w:left="720"/>
        <w:rPr>
          <w:rFonts w:cs="Microsoft Sans Serif"/>
        </w:rPr>
      </w:pPr>
    </w:p>
    <w:p w:rsidR="00060CCC" w:rsidRPr="00B60CEE" w:rsidRDefault="008A4BEE" w:rsidP="00FF4940">
      <w:pPr>
        <w:ind w:left="720"/>
        <w:rPr>
          <w:rFonts w:cs="Microsoft Sans Serif"/>
        </w:rPr>
      </w:pPr>
      <w:r w:rsidRPr="00B60CEE">
        <w:rPr>
          <w:rFonts w:cs="Microsoft Sans Serif"/>
        </w:rPr>
        <w:t>This manual will be updated routinely. Old versions will be saved in the same area.</w:t>
      </w:r>
    </w:p>
    <w:p w:rsidR="00D04F54" w:rsidRPr="00B60CEE" w:rsidRDefault="00D04F54" w:rsidP="00060CCC">
      <w:pPr>
        <w:rPr>
          <w:rFonts w:cs="Microsoft Sans Serif"/>
        </w:rPr>
      </w:pPr>
    </w:p>
    <w:p w:rsidR="008F559B" w:rsidRPr="00201985" w:rsidRDefault="008F559B" w:rsidP="00FF4940">
      <w:pPr>
        <w:pStyle w:val="Heading1"/>
      </w:pPr>
      <w:bookmarkStart w:id="76" w:name="_Toc6320029"/>
      <w:r w:rsidRPr="00201985">
        <w:t>To Do:</w:t>
      </w:r>
      <w:bookmarkEnd w:id="76"/>
    </w:p>
    <w:p w:rsidR="00A34971" w:rsidRPr="00201985" w:rsidRDefault="00A34971">
      <w:pPr>
        <w:rPr>
          <w:rFonts w:cs="Microsoft Sans Serif"/>
        </w:rPr>
      </w:pPr>
    </w:p>
    <w:p w:rsidR="00491E52" w:rsidRDefault="00647DDA" w:rsidP="007F5BCE">
      <w:pPr>
        <w:ind w:left="720"/>
        <w:rPr>
          <w:rFonts w:cs="Microsoft Sans Serif"/>
        </w:rPr>
      </w:pPr>
      <w:r>
        <w:rPr>
          <w:rFonts w:cs="Microsoft Sans Serif"/>
        </w:rPr>
        <w:t>1</w:t>
      </w:r>
      <w:r w:rsidR="00491E52" w:rsidRPr="00201985">
        <w:rPr>
          <w:rFonts w:cs="Microsoft Sans Serif"/>
        </w:rPr>
        <w:t xml:space="preserve">. </w:t>
      </w:r>
    </w:p>
    <w:p w:rsidR="00AD6797" w:rsidRDefault="00AD6797" w:rsidP="00B37F3B">
      <w:pPr>
        <w:rPr>
          <w:rFonts w:cs="Microsoft Sans Serif"/>
        </w:rPr>
      </w:pPr>
    </w:p>
    <w:p w:rsidR="007669CD" w:rsidRDefault="007669CD" w:rsidP="007F5BCE">
      <w:pPr>
        <w:ind w:left="720"/>
        <w:rPr>
          <w:rFonts w:cs="Microsoft Sans Serif"/>
        </w:rPr>
      </w:pPr>
    </w:p>
    <w:p w:rsidR="00FF4940" w:rsidRDefault="00FF4940">
      <w:pPr>
        <w:rPr>
          <w:rFonts w:cs="Microsoft Sans Serif"/>
        </w:rPr>
      </w:pPr>
      <w:r>
        <w:rPr>
          <w:rFonts w:cs="Microsoft Sans Serif"/>
          <w:i/>
          <w:iCs/>
        </w:rPr>
        <w:br w:type="page"/>
      </w:r>
    </w:p>
    <w:p w:rsidR="00A34971" w:rsidRDefault="00A34971" w:rsidP="00FF4940">
      <w:pPr>
        <w:pStyle w:val="Heading1"/>
      </w:pPr>
      <w:bookmarkStart w:id="77" w:name="_Toc6320030"/>
      <w:r w:rsidRPr="00201985">
        <w:lastRenderedPageBreak/>
        <w:t>Revision History:</w:t>
      </w:r>
      <w:bookmarkEnd w:id="77"/>
    </w:p>
    <w:p w:rsidR="00E969E4" w:rsidRDefault="00E969E4" w:rsidP="00E969E4"/>
    <w:p w:rsidR="00306AD8" w:rsidRDefault="00306AD8" w:rsidP="00FF4940">
      <w:pPr>
        <w:pStyle w:val="Heading2"/>
      </w:pPr>
      <w:bookmarkStart w:id="78" w:name="_Toc6320031"/>
      <w:r w:rsidRPr="00201985">
        <w:t>V</w:t>
      </w:r>
      <w:r w:rsidR="00FF4940">
        <w:t xml:space="preserve">ersion </w:t>
      </w:r>
      <w:r w:rsidRPr="00201985">
        <w:t>1.1</w:t>
      </w:r>
      <w:r w:rsidR="00AE4E72">
        <w:t>.1</w:t>
      </w:r>
      <w:bookmarkEnd w:id="78"/>
    </w:p>
    <w:p w:rsidR="00FF4940" w:rsidRPr="00FF4940" w:rsidRDefault="00FF4940" w:rsidP="00FF4940"/>
    <w:p w:rsidR="00036066" w:rsidRPr="00201985" w:rsidRDefault="00A34971" w:rsidP="00A34971">
      <w:pPr>
        <w:ind w:left="720"/>
        <w:rPr>
          <w:rFonts w:cs="Microsoft Sans Serif"/>
        </w:rPr>
      </w:pPr>
      <w:r w:rsidRPr="00201985">
        <w:rPr>
          <w:rFonts w:cs="Microsoft Sans Serif"/>
        </w:rPr>
        <w:t>1.</w:t>
      </w:r>
      <w:r w:rsidR="00036066" w:rsidRPr="00201985">
        <w:rPr>
          <w:rFonts w:cs="Microsoft Sans Serif"/>
        </w:rPr>
        <w:t xml:space="preserve"> Initial version</w:t>
      </w:r>
    </w:p>
    <w:p w:rsidR="00FF4940" w:rsidRDefault="00FF4940">
      <w:pPr>
        <w:rPr>
          <w:rFonts w:ascii="Times" w:hAnsi="Times"/>
          <w:iCs/>
        </w:rPr>
      </w:pPr>
      <w:r>
        <w:rPr>
          <w:rFonts w:ascii="Times" w:hAnsi="Times"/>
        </w:rPr>
        <w:br w:type="page"/>
      </w:r>
    </w:p>
    <w:p w:rsidR="008F559B" w:rsidRPr="00B60CEE" w:rsidRDefault="0081441F" w:rsidP="00E63FEC">
      <w:pPr>
        <w:pStyle w:val="Heading1"/>
      </w:pPr>
      <w:bookmarkStart w:id="79" w:name="_Toc6320032"/>
      <w:r w:rsidRPr="00B60CEE">
        <w:lastRenderedPageBreak/>
        <w:t>Front Panel LEDs</w:t>
      </w:r>
      <w:bookmarkEnd w:id="79"/>
    </w:p>
    <w:p w:rsidR="008F559B" w:rsidRPr="00B60CEE" w:rsidRDefault="008F559B">
      <w:pPr>
        <w:rPr>
          <w:rFonts w:cs="Microsoft Sans Serif"/>
        </w:rPr>
      </w:pPr>
    </w:p>
    <w:p w:rsidR="008F559B" w:rsidRPr="00FC774F" w:rsidRDefault="0081441F" w:rsidP="0031597E">
      <w:pPr>
        <w:ind w:left="720"/>
      </w:pPr>
      <w:r w:rsidRPr="00FC774F">
        <w:t xml:space="preserve">There are </w:t>
      </w:r>
      <w:r w:rsidR="00FC774F">
        <w:t>7</w:t>
      </w:r>
      <w:r w:rsidR="008F559B" w:rsidRPr="00FC774F">
        <w:t xml:space="preserve"> LEDs on the front </w:t>
      </w:r>
      <w:r w:rsidRPr="00FC774F">
        <w:t>panel</w:t>
      </w:r>
      <w:r w:rsidR="00FC774F">
        <w:t>.</w:t>
      </w:r>
      <w:r w:rsidR="008F559B" w:rsidRPr="00FC774F">
        <w:t xml:space="preserve"> Starting </w:t>
      </w:r>
      <w:r w:rsidRPr="00FC774F">
        <w:t>at the top of the board</w:t>
      </w:r>
      <w:r w:rsidR="00FC774F">
        <w:t xml:space="preserve"> near the JTAG connector</w:t>
      </w:r>
      <w:r w:rsidR="008F559B" w:rsidRPr="00FC774F">
        <w:t>, the LED</w:t>
      </w:r>
      <w:r w:rsidR="00FC774F">
        <w:t xml:space="preserve"> functions are</w:t>
      </w:r>
      <w:r w:rsidR="008F559B" w:rsidRPr="00FC774F">
        <w:t>:</w:t>
      </w:r>
    </w:p>
    <w:p w:rsidR="008F559B" w:rsidRPr="00FC774F" w:rsidRDefault="008F559B" w:rsidP="0031597E">
      <w:pPr>
        <w:ind w:left="720"/>
      </w:pPr>
    </w:p>
    <w:p w:rsidR="008F559B" w:rsidRPr="00FC774F" w:rsidRDefault="00B60CEE" w:rsidP="0031597E">
      <w:pPr>
        <w:ind w:left="1440"/>
      </w:pPr>
      <w:r w:rsidRPr="00FC774F">
        <w:t xml:space="preserve">1) </w:t>
      </w:r>
      <w:r w:rsidR="00FC774F">
        <w:t>K DONE</w:t>
      </w:r>
      <w:r w:rsidR="008F559B" w:rsidRPr="00FC774F">
        <w:t xml:space="preserve"> </w:t>
      </w:r>
      <w:r w:rsidR="0081441F" w:rsidRPr="00FC774F">
        <w:t xml:space="preserve"> (GREEN)</w:t>
      </w:r>
      <w:r w:rsidR="00FC774F">
        <w:t xml:space="preserve"> – The KU15P FPGA has successfully loaded a configuration file, either from the on-board EEPROM or by way of the JTAG chain.</w:t>
      </w:r>
      <w:ins w:id="80" w:author="Charles Ralph Strohman" w:date="2019-04-16T14:07:00Z">
        <w:r w:rsidR="008A72EE">
          <w:t xml:space="preserve"> </w:t>
        </w:r>
        <w:r w:rsidR="004B1E2C">
          <w:t xml:space="preserve">This LED is driven by the </w:t>
        </w:r>
        <w:r w:rsidR="004B1E2C" w:rsidRPr="004B1E2C">
          <w:rPr>
            <w:rStyle w:val="QuoteChar"/>
            <w:rPrChange w:id="81" w:author="Charles Ralph Strohman" w:date="2019-04-16T14:08:00Z">
              <w:rPr/>
            </w:rPrChange>
          </w:rPr>
          <w:t>DONE_0</w:t>
        </w:r>
        <w:r w:rsidR="004B1E2C">
          <w:t xml:space="preserve"> pin on the KU15P.</w:t>
        </w:r>
      </w:ins>
      <w:ins w:id="82" w:author="Charles Ralph Strohman" w:date="2019-04-16T14:09:00Z">
        <w:r w:rsidR="004B1E2C">
          <w:t xml:space="preserve"> (SH 5.04)</w:t>
        </w:r>
      </w:ins>
    </w:p>
    <w:p w:rsidR="00B60CEE" w:rsidRPr="00FC774F" w:rsidRDefault="00B60CEE" w:rsidP="0031597E">
      <w:pPr>
        <w:ind w:left="1440"/>
      </w:pPr>
    </w:p>
    <w:p w:rsidR="008F559B" w:rsidRPr="00FC774F" w:rsidRDefault="00B60CEE" w:rsidP="0031597E">
      <w:pPr>
        <w:ind w:left="1440"/>
      </w:pPr>
      <w:r w:rsidRPr="00FC774F">
        <w:t xml:space="preserve">2) </w:t>
      </w:r>
      <w:r w:rsidR="008A72EE">
        <w:t>K RGB</w:t>
      </w:r>
      <w:r w:rsidR="0081441F" w:rsidRPr="00FC774F">
        <w:t xml:space="preserve"> (</w:t>
      </w:r>
      <w:ins w:id="83" w:author="Charles Ralph Strohman" w:date="2019-04-16T14:21:00Z">
        <w:r w:rsidR="00B34A45">
          <w:t>RGB</w:t>
        </w:r>
      </w:ins>
      <w:del w:id="84" w:author="Charles Ralph Strohman" w:date="2019-04-16T14:21:00Z">
        <w:r w:rsidR="0081441F" w:rsidRPr="00FC774F" w:rsidDel="00B34A45">
          <w:delText>GREEN</w:delText>
        </w:r>
      </w:del>
      <w:r w:rsidR="0081441F" w:rsidRPr="00FC774F">
        <w:t>)</w:t>
      </w:r>
      <w:r w:rsidR="008A72EE">
        <w:t xml:space="preserve"> – This is an uncommitted LED that is driven by three signal lines from the KU15P. The firmware design determine</w:t>
      </w:r>
      <w:ins w:id="85" w:author="Charles Ralph Strohman" w:date="2019-04-16T14:22:00Z">
        <w:r w:rsidR="00B34A45">
          <w:t>s</w:t>
        </w:r>
      </w:ins>
      <w:r w:rsidR="008A72EE">
        <w:t xml:space="preserve"> the meaning of the display.</w:t>
      </w:r>
      <w:r w:rsidR="008F559B" w:rsidRPr="00FC774F">
        <w:t xml:space="preserve"> </w:t>
      </w:r>
      <w:ins w:id="86" w:author="Charles Ralph Strohman" w:date="2019-04-16T14:10:00Z">
        <w:r w:rsidR="004B1E2C">
          <w:t>(SH 2.11)</w:t>
        </w:r>
      </w:ins>
    </w:p>
    <w:p w:rsidR="00B60CEE" w:rsidRPr="00FC774F" w:rsidRDefault="00B60CEE" w:rsidP="0031597E">
      <w:pPr>
        <w:ind w:left="1440"/>
      </w:pPr>
    </w:p>
    <w:p w:rsidR="008F559B" w:rsidRPr="00FC774F" w:rsidRDefault="00B60CEE" w:rsidP="0031597E">
      <w:pPr>
        <w:ind w:left="1440"/>
      </w:pPr>
      <w:r w:rsidRPr="00FC774F">
        <w:t xml:space="preserve">3) </w:t>
      </w:r>
      <w:r w:rsidR="008A72EE">
        <w:t>PWR OK (GR</w:t>
      </w:r>
      <w:ins w:id="87" w:author="Charles Ralph Strohman" w:date="2019-04-16T13:58:00Z">
        <w:r w:rsidR="008A72EE">
          <w:t xml:space="preserve">EEN) – This LED is </w:t>
        </w:r>
      </w:ins>
      <w:ins w:id="88" w:author="Charles Ralph Strohman" w:date="2019-04-16T14:03:00Z">
        <w:r w:rsidR="008A72EE">
          <w:t xml:space="preserve">driven </w:t>
        </w:r>
      </w:ins>
      <w:ins w:id="89" w:author="Charles Ralph Strohman" w:date="2019-04-16T13:58:00Z">
        <w:r w:rsidR="008A72EE">
          <w:t xml:space="preserve">by the </w:t>
        </w:r>
      </w:ins>
      <w:ins w:id="90" w:author="Charles Ralph Strohman" w:date="2019-04-16T14:02:00Z">
        <w:r w:rsidR="008A72EE" w:rsidRPr="008A72EE">
          <w:rPr>
            <w:rStyle w:val="QuoteChar"/>
            <w:rPrChange w:id="91" w:author="Charles Ralph Strohman" w:date="2019-04-16T14:02:00Z">
              <w:rPr/>
            </w:rPrChange>
          </w:rPr>
          <w:t>BLADE_POWER_OK</w:t>
        </w:r>
        <w:r w:rsidR="008A72EE">
          <w:t xml:space="preserve">  signal from the </w:t>
        </w:r>
      </w:ins>
      <w:ins w:id="92" w:author="Charles Ralph Strohman" w:date="2019-04-16T13:58:00Z">
        <w:r w:rsidR="008A72EE">
          <w:t>TM4C controller</w:t>
        </w:r>
      </w:ins>
      <w:ins w:id="93" w:author="Charles Ralph Strohman" w:date="2019-04-16T14:03:00Z">
        <w:r w:rsidR="008A72EE">
          <w:t>. It will be activated when the TM4C has finished turning on all FPGA power supplies and they are all good. Since this is a GPIO pin on the TM4C, the programmer can use flashing to indicate a problem.</w:t>
        </w:r>
      </w:ins>
      <w:ins w:id="94" w:author="Charles Ralph Strohman" w:date="2019-04-16T14:11:00Z">
        <w:r w:rsidR="004B1E2C">
          <w:t xml:space="preserve"> (SH 2.11)</w:t>
        </w:r>
      </w:ins>
    </w:p>
    <w:p w:rsidR="00B60CEE" w:rsidRPr="00FC774F" w:rsidRDefault="00B60CEE" w:rsidP="0031597E">
      <w:pPr>
        <w:ind w:left="1440"/>
      </w:pPr>
    </w:p>
    <w:p w:rsidR="008F559B" w:rsidRPr="00FC774F" w:rsidRDefault="00B60CEE" w:rsidP="0031597E">
      <w:pPr>
        <w:ind w:left="1440"/>
      </w:pPr>
      <w:r w:rsidRPr="00FC774F">
        <w:t xml:space="preserve">4) </w:t>
      </w:r>
      <w:ins w:id="95" w:author="Charles Ralph Strohman" w:date="2019-04-16T14:12:00Z">
        <w:r w:rsidR="004B1E2C">
          <w:t xml:space="preserve">TM4C ACT (GREEN) – </w:t>
        </w:r>
      </w:ins>
      <w:del w:id="96" w:author="Charles Ralph Strohman" w:date="2019-04-16T14:12:00Z">
        <w:r w:rsidR="0081441F" w:rsidRPr="00FC774F" w:rsidDel="004B1E2C">
          <w:delText>ColdFire (Ethernet) Activity Detected (GREEN)</w:delText>
        </w:r>
      </w:del>
      <w:ins w:id="97" w:author="Charles Ralph Strohman" w:date="2019-04-16T14:12:00Z">
        <w:r w:rsidR="004B1E2C">
          <w:t xml:space="preserve">This LED is driven by the </w:t>
        </w:r>
        <w:r w:rsidR="004B1E2C" w:rsidRPr="004B1E2C">
          <w:rPr>
            <w:rStyle w:val="QuoteChar"/>
            <w:rPrChange w:id="98" w:author="Charles Ralph Strohman" w:date="2019-04-16T14:17:00Z">
              <w:rPr/>
            </w:rPrChange>
          </w:rPr>
          <w:t>TM4C_ACTIVE</w:t>
        </w:r>
        <w:r w:rsidR="004B1E2C">
          <w:t xml:space="preserve"> signal</w:t>
        </w:r>
      </w:ins>
      <w:ins w:id="99" w:author="Charles Ralph Strohman" w:date="2019-04-16T14:14:00Z">
        <w:r w:rsidR="004B1E2C">
          <w:t xml:space="preserve">. It will be asserted when both the 3.3v and 1.8v management supplies are good, the </w:t>
        </w:r>
      </w:ins>
      <w:ins w:id="100" w:author="Charles Ralph Strohman" w:date="2019-04-16T14:19:00Z">
        <w:r w:rsidR="00B34A45" w:rsidRPr="00B34A45">
          <w:rPr>
            <w:rStyle w:val="QuoteChar"/>
            <w:rPrChange w:id="101" w:author="Charles Ralph Strohman" w:date="2019-04-16T14:19:00Z">
              <w:rPr/>
            </w:rPrChange>
          </w:rPr>
          <w:t>BLADE_POWER_</w:t>
        </w:r>
      </w:ins>
      <w:ins w:id="102" w:author="Charles Ralph Strohman" w:date="2019-04-16T14:14:00Z">
        <w:r w:rsidR="00B34A45" w:rsidRPr="00B34A45">
          <w:rPr>
            <w:rStyle w:val="QuoteChar"/>
            <w:rPrChange w:id="103" w:author="Charles Ralph Strohman" w:date="2019-04-16T14:19:00Z">
              <w:rPr/>
            </w:rPrChange>
          </w:rPr>
          <w:t>EN</w:t>
        </w:r>
        <w:r w:rsidR="004B1E2C">
          <w:t xml:space="preserve"> signal from the service blade is high, and the </w:t>
        </w:r>
      </w:ins>
      <w:ins w:id="104" w:author="Charles Ralph Strohman" w:date="2019-04-16T14:17:00Z">
        <w:r w:rsidR="004B1E2C" w:rsidRPr="00B34A45">
          <w:rPr>
            <w:rStyle w:val="QuoteChar"/>
            <w:rPrChange w:id="105" w:author="Charles Ralph Strohman" w:date="2019-04-16T14:20:00Z">
              <w:rPr/>
            </w:rPrChange>
          </w:rPr>
          <w:t xml:space="preserve">TM4C </w:t>
        </w:r>
      </w:ins>
      <w:ins w:id="106" w:author="Charles Ralph Strohman" w:date="2019-04-16T14:14:00Z">
        <w:r w:rsidR="004B1E2C" w:rsidRPr="00B34A45">
          <w:rPr>
            <w:rStyle w:val="QuoteChar"/>
            <w:rPrChange w:id="107" w:author="Charles Ralph Strohman" w:date="2019-04-16T14:20:00Z">
              <w:rPr/>
            </w:rPrChange>
          </w:rPr>
          <w:t>RESET</w:t>
        </w:r>
        <w:r w:rsidR="004B1E2C">
          <w:t xml:space="preserve"> switch is not activated. (SH 2.11)</w:t>
        </w:r>
      </w:ins>
      <w:ins w:id="108" w:author="Charles Ralph Strohman" w:date="2019-04-16T14:13:00Z">
        <w:r w:rsidR="004B1E2C">
          <w:t xml:space="preserve"> </w:t>
        </w:r>
      </w:ins>
    </w:p>
    <w:p w:rsidR="00B60CEE" w:rsidRPr="00FC774F" w:rsidRDefault="00B60CEE" w:rsidP="0031597E">
      <w:pPr>
        <w:ind w:left="1440"/>
      </w:pPr>
    </w:p>
    <w:p w:rsidR="00B34A45" w:rsidRPr="00FC774F" w:rsidRDefault="00B60CEE" w:rsidP="00B34A45">
      <w:pPr>
        <w:ind w:left="1440"/>
        <w:rPr>
          <w:ins w:id="109" w:author="Charles Ralph Strohman" w:date="2019-04-16T14:21:00Z"/>
        </w:rPr>
      </w:pPr>
      <w:r w:rsidRPr="00FC774F">
        <w:t xml:space="preserve">5) </w:t>
      </w:r>
      <w:ins w:id="110" w:author="Charles Ralph Strohman" w:date="2019-04-16T14:21:00Z">
        <w:r w:rsidR="00B34A45">
          <w:t>TM4C RGB</w:t>
        </w:r>
        <w:r w:rsidR="00B34A45" w:rsidRPr="00FC774F">
          <w:t xml:space="preserve"> (</w:t>
        </w:r>
        <w:r w:rsidR="00B34A45">
          <w:t>RGB</w:t>
        </w:r>
        <w:r w:rsidR="00B34A45" w:rsidRPr="00FC774F">
          <w:t>)</w:t>
        </w:r>
        <w:r w:rsidR="00B34A45">
          <w:t xml:space="preserve"> – This is an uncommitted LED that is driven by three signal lines from the TM4C. The </w:t>
        </w:r>
      </w:ins>
      <w:ins w:id="111" w:author="Charles Ralph Strohman" w:date="2019-04-16T14:22:00Z">
        <w:r w:rsidR="00B34A45">
          <w:t>program</w:t>
        </w:r>
      </w:ins>
      <w:ins w:id="112" w:author="Charles Ralph Strohman" w:date="2019-04-16T14:21:00Z">
        <w:r w:rsidR="00B34A45">
          <w:t xml:space="preserve"> determine</w:t>
        </w:r>
      </w:ins>
      <w:ins w:id="113" w:author="Charles Ralph Strohman" w:date="2019-04-16T14:22:00Z">
        <w:r w:rsidR="00B34A45">
          <w:t>s</w:t>
        </w:r>
      </w:ins>
      <w:ins w:id="114" w:author="Charles Ralph Strohman" w:date="2019-04-16T14:21:00Z">
        <w:r w:rsidR="00B34A45">
          <w:t xml:space="preserve"> the meaning of the display.</w:t>
        </w:r>
        <w:r w:rsidR="00B34A45" w:rsidRPr="00FC774F">
          <w:t xml:space="preserve"> </w:t>
        </w:r>
        <w:r w:rsidR="00B34A45">
          <w:t>(SH 2.11)</w:t>
        </w:r>
      </w:ins>
    </w:p>
    <w:p w:rsidR="00B34A45" w:rsidRPr="00FC774F" w:rsidRDefault="00B34A45" w:rsidP="00B34A45">
      <w:pPr>
        <w:ind w:left="1440"/>
        <w:rPr>
          <w:ins w:id="115" w:author="Charles Ralph Strohman" w:date="2019-04-16T14:21:00Z"/>
        </w:rPr>
      </w:pPr>
    </w:p>
    <w:p w:rsidR="0081441F" w:rsidRPr="00FC774F" w:rsidDel="00B34A45" w:rsidRDefault="0081441F" w:rsidP="0031597E">
      <w:pPr>
        <w:ind w:left="1440"/>
        <w:rPr>
          <w:del w:id="116" w:author="Charles Ralph Strohman" w:date="2019-04-16T14:23:00Z"/>
        </w:rPr>
      </w:pPr>
      <w:del w:id="117" w:author="Charles Ralph Strohman" w:date="2019-04-16T14:21:00Z">
        <w:r w:rsidRPr="00FC774F" w:rsidDel="00B34A45">
          <w:delText>Xbus Activity Detected (GREEN)</w:delText>
        </w:r>
      </w:del>
    </w:p>
    <w:p w:rsidR="00B60CEE" w:rsidRPr="00FC774F" w:rsidDel="00B34A45" w:rsidRDefault="00B60CEE" w:rsidP="0031597E">
      <w:pPr>
        <w:ind w:left="1440"/>
        <w:rPr>
          <w:del w:id="118" w:author="Charles Ralph Strohman" w:date="2019-04-16T14:23:00Z"/>
        </w:rPr>
      </w:pPr>
    </w:p>
    <w:p w:rsidR="00B34A45" w:rsidRPr="00FC774F" w:rsidRDefault="00B60CEE" w:rsidP="00B34A45">
      <w:pPr>
        <w:ind w:left="1440"/>
        <w:rPr>
          <w:ins w:id="119" w:author="Charles Ralph Strohman" w:date="2019-04-16T14:23:00Z"/>
        </w:rPr>
      </w:pPr>
      <w:r w:rsidRPr="00FC774F">
        <w:t>6)</w:t>
      </w:r>
      <w:del w:id="120" w:author="Charles Ralph Strohman" w:date="2019-04-16T14:23:00Z">
        <w:r w:rsidRPr="00FC774F" w:rsidDel="00B34A45">
          <w:delText xml:space="preserve"> </w:delText>
        </w:r>
        <w:r w:rsidR="0081441F" w:rsidRPr="00FC774F" w:rsidDel="00B34A45">
          <w:delText>DSP Reset (RED)</w:delText>
        </w:r>
      </w:del>
      <w:ins w:id="121" w:author="Charles Ralph Strohman" w:date="2019-04-16T14:23:00Z">
        <w:r w:rsidR="00B34A45" w:rsidRPr="00FC774F">
          <w:t xml:space="preserve"> </w:t>
        </w:r>
        <w:r w:rsidR="00B34A45">
          <w:t>V DONE</w:t>
        </w:r>
        <w:r w:rsidR="00B34A45" w:rsidRPr="00FC774F">
          <w:t xml:space="preserve">  (GREEN)</w:t>
        </w:r>
        <w:r w:rsidR="00B34A45">
          <w:t xml:space="preserve"> – The VU7P FPGA has successfully loaded a configuration file, either from the on-board EEPROM or by way of the JTAG chain. This LED is driven by the </w:t>
        </w:r>
        <w:r w:rsidR="00B34A45" w:rsidRPr="00354E44">
          <w:rPr>
            <w:rStyle w:val="QuoteChar"/>
          </w:rPr>
          <w:t>DONE_0</w:t>
        </w:r>
        <w:r w:rsidR="00B34A45">
          <w:t xml:space="preserve"> pin on the VU7P. (SH 5.04)</w:t>
        </w:r>
      </w:ins>
    </w:p>
    <w:p w:rsidR="0081441F" w:rsidRPr="00FC774F" w:rsidDel="00B34A45" w:rsidRDefault="0081441F" w:rsidP="0031597E">
      <w:pPr>
        <w:ind w:left="1440"/>
        <w:rPr>
          <w:del w:id="122" w:author="Charles Ralph Strohman" w:date="2019-04-16T14:23:00Z"/>
        </w:rPr>
      </w:pPr>
    </w:p>
    <w:p w:rsidR="00B60CEE" w:rsidRPr="00FC774F" w:rsidRDefault="00B60CEE" w:rsidP="0031597E">
      <w:pPr>
        <w:ind w:left="1440"/>
      </w:pPr>
    </w:p>
    <w:p w:rsidR="00B34A45" w:rsidRPr="00FC774F" w:rsidRDefault="00B60CEE" w:rsidP="00B34A45">
      <w:pPr>
        <w:ind w:left="1440"/>
        <w:rPr>
          <w:ins w:id="123" w:author="Charles Ralph Strohman" w:date="2019-04-16T14:24:00Z"/>
        </w:rPr>
      </w:pPr>
      <w:r w:rsidRPr="00FC774F">
        <w:t xml:space="preserve">7) </w:t>
      </w:r>
      <w:del w:id="124" w:author="Charles Ralph Strohman" w:date="2019-04-16T14:24:00Z">
        <w:r w:rsidR="0081441F" w:rsidRPr="00FC774F" w:rsidDel="00B34A45">
          <w:delText>FPGA Reset (RED)</w:delText>
        </w:r>
      </w:del>
      <w:ins w:id="125" w:author="Charles Ralph Strohman" w:date="2019-04-16T14:24:00Z">
        <w:r w:rsidR="00B34A45" w:rsidRPr="00B34A45">
          <w:t xml:space="preserve"> </w:t>
        </w:r>
        <w:r w:rsidR="00B34A45">
          <w:t>V RGB</w:t>
        </w:r>
        <w:r w:rsidR="00B34A45" w:rsidRPr="00FC774F">
          <w:t xml:space="preserve"> (</w:t>
        </w:r>
        <w:r w:rsidR="00B34A45">
          <w:t>RGB</w:t>
        </w:r>
        <w:r w:rsidR="00B34A45" w:rsidRPr="00FC774F">
          <w:t>)</w:t>
        </w:r>
        <w:r w:rsidR="00B34A45">
          <w:t xml:space="preserve"> – This is an uncommitted LED that is driven by three signal lines from the VU7P. The firmware design determines the meaning of the display.</w:t>
        </w:r>
        <w:r w:rsidR="00B34A45" w:rsidRPr="00FC774F">
          <w:t xml:space="preserve"> </w:t>
        </w:r>
        <w:r w:rsidR="00B34A45">
          <w:t>(SH 2.11)</w:t>
        </w:r>
      </w:ins>
    </w:p>
    <w:p w:rsidR="0081441F" w:rsidRPr="00FC774F" w:rsidDel="00B34A45" w:rsidRDefault="0081441F" w:rsidP="0031597E">
      <w:pPr>
        <w:ind w:left="1440"/>
        <w:rPr>
          <w:del w:id="126" w:author="Charles Ralph Strohman" w:date="2019-04-16T14:24:00Z"/>
        </w:rPr>
      </w:pPr>
    </w:p>
    <w:p w:rsidR="00B60CEE" w:rsidRPr="00FC774F" w:rsidDel="00B34A45" w:rsidRDefault="00B60CEE" w:rsidP="0031597E">
      <w:pPr>
        <w:ind w:left="1440"/>
        <w:rPr>
          <w:del w:id="127" w:author="Charles Ralph Strohman" w:date="2019-04-16T14:24:00Z"/>
        </w:rPr>
      </w:pPr>
    </w:p>
    <w:p w:rsidR="0081441F" w:rsidRPr="00FC774F" w:rsidDel="00B34A45" w:rsidRDefault="00B60CEE" w:rsidP="0031597E">
      <w:pPr>
        <w:ind w:left="1440"/>
        <w:rPr>
          <w:del w:id="128" w:author="Charles Ralph Strohman" w:date="2019-04-16T14:24:00Z"/>
        </w:rPr>
      </w:pPr>
      <w:del w:id="129" w:author="Charles Ralph Strohman" w:date="2019-04-16T14:24:00Z">
        <w:r w:rsidRPr="00FC774F" w:rsidDel="00B34A45">
          <w:delText xml:space="preserve">8) </w:delText>
        </w:r>
        <w:r w:rsidR="0081441F" w:rsidRPr="00FC774F" w:rsidDel="00B34A45">
          <w:delText>Trip Input (RED)</w:delText>
        </w:r>
      </w:del>
    </w:p>
    <w:p w:rsidR="00B60CEE" w:rsidRPr="00FC774F" w:rsidDel="00B34A45" w:rsidRDefault="00B60CEE" w:rsidP="0031597E">
      <w:pPr>
        <w:ind w:left="1440"/>
        <w:rPr>
          <w:del w:id="130" w:author="Charles Ralph Strohman" w:date="2019-04-16T14:24:00Z"/>
        </w:rPr>
      </w:pPr>
    </w:p>
    <w:p w:rsidR="0081441F" w:rsidRPr="00FC774F" w:rsidDel="00B34A45" w:rsidRDefault="00B60CEE" w:rsidP="0031597E">
      <w:pPr>
        <w:ind w:left="1440"/>
        <w:rPr>
          <w:del w:id="131" w:author="Charles Ralph Strohman" w:date="2019-04-16T14:24:00Z"/>
        </w:rPr>
      </w:pPr>
      <w:del w:id="132" w:author="Charles Ralph Strohman" w:date="2019-04-16T14:24:00Z">
        <w:r w:rsidRPr="00FC774F" w:rsidDel="00B34A45">
          <w:delText xml:space="preserve">9) </w:delText>
        </w:r>
        <w:r w:rsidR="0081441F" w:rsidRPr="00FC774F" w:rsidDel="00B34A45">
          <w:delText>Trip Output (RED)</w:delText>
        </w:r>
      </w:del>
    </w:p>
    <w:p w:rsidR="00B60CEE" w:rsidRPr="00FC774F" w:rsidDel="00B34A45" w:rsidRDefault="00B60CEE" w:rsidP="0031597E">
      <w:pPr>
        <w:ind w:left="1440"/>
        <w:rPr>
          <w:del w:id="133" w:author="Charles Ralph Strohman" w:date="2019-04-16T14:24:00Z"/>
        </w:rPr>
      </w:pPr>
    </w:p>
    <w:p w:rsidR="0081441F" w:rsidRPr="00FC774F" w:rsidDel="00B34A45" w:rsidRDefault="00B60CEE" w:rsidP="0031597E">
      <w:pPr>
        <w:ind w:left="1440"/>
        <w:rPr>
          <w:del w:id="134" w:author="Charles Ralph Strohman" w:date="2019-04-16T14:24:00Z"/>
        </w:rPr>
      </w:pPr>
      <w:del w:id="135" w:author="Charles Ralph Strohman" w:date="2019-04-16T14:24:00Z">
        <w:r w:rsidRPr="00FC774F" w:rsidDel="00B34A45">
          <w:delText xml:space="preserve">10) </w:delText>
        </w:r>
        <w:r w:rsidR="0081441F" w:rsidRPr="00FC774F" w:rsidDel="00B34A45">
          <w:delText>DSP Flag0 (GREEN)</w:delText>
        </w:r>
      </w:del>
    </w:p>
    <w:p w:rsidR="00B60CEE" w:rsidRPr="00FC774F" w:rsidDel="00B34A45" w:rsidRDefault="00B60CEE" w:rsidP="0031597E">
      <w:pPr>
        <w:ind w:left="1440"/>
        <w:rPr>
          <w:del w:id="136" w:author="Charles Ralph Strohman" w:date="2019-04-16T14:24:00Z"/>
        </w:rPr>
      </w:pPr>
    </w:p>
    <w:p w:rsidR="0081441F" w:rsidRPr="00FC774F" w:rsidDel="00B34A45" w:rsidRDefault="00B60CEE" w:rsidP="0031597E">
      <w:pPr>
        <w:ind w:left="1440"/>
        <w:rPr>
          <w:del w:id="137" w:author="Charles Ralph Strohman" w:date="2019-04-16T14:24:00Z"/>
        </w:rPr>
      </w:pPr>
      <w:del w:id="138" w:author="Charles Ralph Strohman" w:date="2019-04-16T14:24:00Z">
        <w:r w:rsidRPr="00FC774F" w:rsidDel="00B34A45">
          <w:delText xml:space="preserve">11) </w:delText>
        </w:r>
        <w:r w:rsidR="0081441F" w:rsidRPr="00FC774F" w:rsidDel="00B34A45">
          <w:delText>DSP Flag1 (GREEN)</w:delText>
        </w:r>
      </w:del>
    </w:p>
    <w:p w:rsidR="00B60CEE" w:rsidRPr="00FC774F" w:rsidDel="00B34A45" w:rsidRDefault="00B60CEE" w:rsidP="0031597E">
      <w:pPr>
        <w:ind w:left="1440"/>
        <w:rPr>
          <w:del w:id="139" w:author="Charles Ralph Strohman" w:date="2019-04-16T14:24:00Z"/>
        </w:rPr>
      </w:pPr>
    </w:p>
    <w:p w:rsidR="0081441F" w:rsidRPr="00FC774F" w:rsidDel="00B34A45" w:rsidRDefault="00B60CEE" w:rsidP="0031597E">
      <w:pPr>
        <w:ind w:left="1440"/>
        <w:rPr>
          <w:del w:id="140" w:author="Charles Ralph Strohman" w:date="2019-04-16T14:24:00Z"/>
        </w:rPr>
      </w:pPr>
      <w:del w:id="141" w:author="Charles Ralph Strohman" w:date="2019-04-16T14:24:00Z">
        <w:r w:rsidRPr="00FC774F" w:rsidDel="00B34A45">
          <w:delText xml:space="preserve">12) </w:delText>
        </w:r>
        <w:r w:rsidR="007C28CB" w:rsidRPr="00FC774F" w:rsidDel="00B34A45">
          <w:delText>FPGA Spare14 (RED)</w:delText>
        </w:r>
        <w:r w:rsidR="0081441F" w:rsidRPr="00FC774F" w:rsidDel="00B34A45">
          <w:delText xml:space="preserve"> </w:delText>
        </w:r>
      </w:del>
    </w:p>
    <w:p w:rsidR="008F559B" w:rsidRPr="00EE2158" w:rsidDel="00B34A45" w:rsidRDefault="008F559B">
      <w:pPr>
        <w:pStyle w:val="BodyText2"/>
        <w:rPr>
          <w:del w:id="142" w:author="Charles Ralph Strohman" w:date="2019-04-16T14:24:00Z"/>
          <w:rFonts w:cs="Microsoft Sans Serif"/>
          <w:strike/>
          <w:color w:val="FF6600"/>
          <w:sz w:val="24"/>
        </w:rPr>
      </w:pPr>
    </w:p>
    <w:p w:rsidR="008F559B" w:rsidRPr="00EE2158" w:rsidDel="00B34A45" w:rsidRDefault="008F559B" w:rsidP="0031597E">
      <w:pPr>
        <w:ind w:left="720"/>
        <w:rPr>
          <w:del w:id="143" w:author="Charles Ralph Strohman" w:date="2019-04-16T14:24:00Z"/>
          <w:color w:val="FF6600"/>
        </w:rPr>
      </w:pPr>
    </w:p>
    <w:p w:rsidR="006F2875" w:rsidRPr="003179B8" w:rsidRDefault="006F2875" w:rsidP="006F2875">
      <w:pPr>
        <w:pStyle w:val="PlainText"/>
        <w:rPr>
          <w:rFonts w:ascii="Microsoft Sans Serif" w:hAnsi="Microsoft Sans Serif" w:cs="Microsoft Sans Serif"/>
          <w:sz w:val="24"/>
          <w:szCs w:val="24"/>
        </w:rPr>
      </w:pPr>
    </w:p>
    <w:p w:rsidR="003179B8" w:rsidRDefault="003179B8">
      <w:r>
        <w:br w:type="page"/>
      </w:r>
    </w:p>
    <w:p w:rsidR="00B34A45" w:rsidRPr="00B60CEE" w:rsidRDefault="00B34A45" w:rsidP="00B34A45">
      <w:pPr>
        <w:pStyle w:val="Heading1"/>
        <w:rPr>
          <w:ins w:id="144" w:author="Charles Ralph Strohman" w:date="2019-04-16T14:26:00Z"/>
        </w:rPr>
      </w:pPr>
      <w:bookmarkStart w:id="145" w:name="_Toc6320033"/>
      <w:ins w:id="146" w:author="Charles Ralph Strohman" w:date="2019-04-16T14:26:00Z">
        <w:r w:rsidRPr="00B60CEE">
          <w:lastRenderedPageBreak/>
          <w:t xml:space="preserve">Front Panel </w:t>
        </w:r>
        <w:r w:rsidR="001C4390">
          <w:t>S</w:t>
        </w:r>
        <w:r>
          <w:t>witche</w:t>
        </w:r>
        <w:r w:rsidRPr="00B60CEE">
          <w:t>s</w:t>
        </w:r>
        <w:bookmarkEnd w:id="145"/>
      </w:ins>
    </w:p>
    <w:p w:rsidR="00B34A45" w:rsidRPr="00B60CEE" w:rsidRDefault="00B34A45" w:rsidP="00B34A45">
      <w:pPr>
        <w:rPr>
          <w:ins w:id="147" w:author="Charles Ralph Strohman" w:date="2019-04-16T14:26:00Z"/>
          <w:rFonts w:cs="Microsoft Sans Serif"/>
        </w:rPr>
      </w:pPr>
    </w:p>
    <w:p w:rsidR="00B34A45" w:rsidRPr="00FC774F" w:rsidRDefault="00B34A45" w:rsidP="00B34A45">
      <w:pPr>
        <w:ind w:left="720"/>
        <w:rPr>
          <w:ins w:id="148" w:author="Charles Ralph Strohman" w:date="2019-04-16T14:26:00Z"/>
        </w:rPr>
      </w:pPr>
      <w:ins w:id="149" w:author="Charles Ralph Strohman" w:date="2019-04-16T14:26:00Z">
        <w:r w:rsidRPr="00FC774F">
          <w:t xml:space="preserve">There are </w:t>
        </w:r>
        <w:r>
          <w:t>3</w:t>
        </w:r>
        <w:r w:rsidRPr="00FC774F">
          <w:t xml:space="preserve"> </w:t>
        </w:r>
        <w:r>
          <w:t>switches</w:t>
        </w:r>
        <w:r w:rsidRPr="00FC774F">
          <w:t xml:space="preserve"> on the front panel</w:t>
        </w:r>
        <w:r>
          <w:t>.</w:t>
        </w:r>
        <w:r w:rsidRPr="00FC774F">
          <w:t xml:space="preserve"> Starting at the top of the board</w:t>
        </w:r>
        <w:r>
          <w:t xml:space="preserve"> near the JTAG connector</w:t>
        </w:r>
        <w:r w:rsidRPr="00FC774F">
          <w:t xml:space="preserve">, the </w:t>
        </w:r>
        <w:r>
          <w:t>switch functions are</w:t>
        </w:r>
        <w:r w:rsidRPr="00FC774F">
          <w:t>:</w:t>
        </w:r>
      </w:ins>
    </w:p>
    <w:p w:rsidR="00B34A45" w:rsidRPr="00FC774F" w:rsidRDefault="00B34A45" w:rsidP="00B34A45">
      <w:pPr>
        <w:ind w:left="720"/>
        <w:rPr>
          <w:ins w:id="150" w:author="Charles Ralph Strohman" w:date="2019-04-16T14:26:00Z"/>
        </w:rPr>
      </w:pPr>
    </w:p>
    <w:p w:rsidR="00B34A45" w:rsidRPr="00FC774F" w:rsidRDefault="00B34A45" w:rsidP="00B34A45">
      <w:pPr>
        <w:ind w:left="1440"/>
        <w:rPr>
          <w:ins w:id="151" w:author="Charles Ralph Strohman" w:date="2019-04-16T14:26:00Z"/>
        </w:rPr>
      </w:pPr>
      <w:ins w:id="152" w:author="Charles Ralph Strohman" w:date="2019-04-16T14:26:00Z">
        <w:r w:rsidRPr="00FC774F">
          <w:t xml:space="preserve">1) </w:t>
        </w:r>
        <w:r>
          <w:t xml:space="preserve">K </w:t>
        </w:r>
      </w:ins>
      <w:ins w:id="153" w:author="Charles Ralph Strohman" w:date="2019-04-16T14:27:00Z">
        <w:r>
          <w:t>PROG</w:t>
        </w:r>
      </w:ins>
      <w:ins w:id="154" w:author="Charles Ralph Strohman" w:date="2019-04-16T14:26:00Z">
        <w:r>
          <w:t xml:space="preserve"> – The KU15P FPGA </w:t>
        </w:r>
      </w:ins>
      <w:ins w:id="155" w:author="Charles Ralph Strohman" w:date="2019-04-16T14:28:00Z">
        <w:r w:rsidR="001C4390">
          <w:t xml:space="preserve">will try to reload a configuration file </w:t>
        </w:r>
      </w:ins>
      <w:ins w:id="156" w:author="Charles Ralph Strohman" w:date="2019-04-16T14:26:00Z">
        <w:r>
          <w:t>from the on-board EEPROM</w:t>
        </w:r>
      </w:ins>
      <w:ins w:id="157" w:author="Charles Ralph Strohman" w:date="2019-04-16T14:28:00Z">
        <w:r w:rsidR="001C4390">
          <w:t xml:space="preserve">. This switch is not needed </w:t>
        </w:r>
      </w:ins>
      <w:ins w:id="158" w:author="Charles Ralph Strohman" w:date="2019-04-16T14:30:00Z">
        <w:r w:rsidR="001C4390">
          <w:t xml:space="preserve">when the reload is commanded by the TM4C, nor </w:t>
        </w:r>
      </w:ins>
      <w:ins w:id="159" w:author="Charles Ralph Strohman" w:date="2019-04-16T14:28:00Z">
        <w:r w:rsidR="001C4390">
          <w:t>when the FPGA is being configured</w:t>
        </w:r>
      </w:ins>
      <w:ins w:id="160" w:author="Charles Ralph Strohman" w:date="2019-04-16T14:26:00Z">
        <w:r>
          <w:t xml:space="preserve"> by way of the JTAG chain</w:t>
        </w:r>
      </w:ins>
      <w:ins w:id="161" w:author="Charles Ralph Strohman" w:date="2019-04-16T14:31:00Z">
        <w:r w:rsidR="001C4390">
          <w:t xml:space="preserve"> </w:t>
        </w:r>
      </w:ins>
      <w:ins w:id="162" w:author="Charles Ralph Strohman" w:date="2019-04-16T14:26:00Z">
        <w:r>
          <w:t>(SH 5.04)</w:t>
        </w:r>
      </w:ins>
    </w:p>
    <w:p w:rsidR="00B34A45" w:rsidRDefault="00B34A45" w:rsidP="00B34A45">
      <w:pPr>
        <w:ind w:left="1440"/>
        <w:rPr>
          <w:ins w:id="163" w:author="Charles Ralph Strohman" w:date="2019-04-16T14:31:00Z"/>
        </w:rPr>
      </w:pPr>
    </w:p>
    <w:p w:rsidR="001C4390" w:rsidRDefault="001C4390" w:rsidP="001C4390">
      <w:pPr>
        <w:ind w:left="1440"/>
        <w:rPr>
          <w:ins w:id="164" w:author="Charles Ralph Strohman" w:date="2019-04-16T14:32:00Z"/>
        </w:rPr>
      </w:pPr>
      <w:ins w:id="165" w:author="Charles Ralph Strohman" w:date="2019-04-16T14:32:00Z">
        <w:r>
          <w:t>2) TM4C RESET – The TM4C will go through a power-up reset sequence. All switched power supplies will first be disabled before being re-enabled in the proper sequence.</w:t>
        </w:r>
      </w:ins>
    </w:p>
    <w:p w:rsidR="001C4390" w:rsidRDefault="001C4390" w:rsidP="001C4390">
      <w:pPr>
        <w:ind w:left="1440"/>
        <w:rPr>
          <w:ins w:id="166" w:author="Charles Ralph Strohman" w:date="2019-04-16T14:32:00Z"/>
        </w:rPr>
      </w:pPr>
    </w:p>
    <w:p w:rsidR="001C4390" w:rsidRPr="00FC774F" w:rsidRDefault="001C4390" w:rsidP="001C4390">
      <w:pPr>
        <w:ind w:left="1440"/>
        <w:rPr>
          <w:ins w:id="167" w:author="Charles Ralph Strohman" w:date="2019-04-16T14:31:00Z"/>
        </w:rPr>
      </w:pPr>
      <w:ins w:id="168" w:author="Charles Ralph Strohman" w:date="2019-04-16T14:31:00Z">
        <w:r>
          <w:t>3</w:t>
        </w:r>
        <w:r w:rsidRPr="00FC774F">
          <w:t xml:space="preserve">) </w:t>
        </w:r>
        <w:r>
          <w:t>V PROG – The VU7P FPGA will try to reload a configuration file from the on-board EEPROM. This switch is not needed when the reload is commanded by the TM4C, nor when the FPGA is being configured by way of the JTAG chain (SH 6.04)</w:t>
        </w:r>
      </w:ins>
    </w:p>
    <w:p w:rsidR="001C4390" w:rsidRPr="00FC774F" w:rsidRDefault="001C4390" w:rsidP="00B34A45">
      <w:pPr>
        <w:ind w:left="1440"/>
        <w:rPr>
          <w:ins w:id="169" w:author="Charles Ralph Strohman" w:date="2019-04-16T14:26:00Z"/>
        </w:rPr>
      </w:pPr>
    </w:p>
    <w:p w:rsidR="009E229B" w:rsidRDefault="009E229B">
      <w:pPr>
        <w:rPr>
          <w:ins w:id="170" w:author="Charles Ralph Strohman" w:date="2019-04-16T14:47:00Z"/>
          <w:i/>
          <w:iCs/>
          <w:sz w:val="28"/>
        </w:rPr>
      </w:pPr>
      <w:ins w:id="171" w:author="Charles Ralph Strohman" w:date="2019-04-16T14:47:00Z">
        <w:r>
          <w:br w:type="page"/>
        </w:r>
      </w:ins>
    </w:p>
    <w:p w:rsidR="009E229B" w:rsidRPr="00B60CEE" w:rsidRDefault="009E229B" w:rsidP="009E229B">
      <w:pPr>
        <w:pStyle w:val="Heading1"/>
        <w:rPr>
          <w:ins w:id="172" w:author="Charles Ralph Strohman" w:date="2019-04-16T14:47:00Z"/>
        </w:rPr>
      </w:pPr>
      <w:bookmarkStart w:id="173" w:name="_Toc6320034"/>
      <w:ins w:id="174" w:author="Charles Ralph Strohman" w:date="2019-04-16T14:47:00Z">
        <w:r w:rsidRPr="00B60CEE">
          <w:lastRenderedPageBreak/>
          <w:t xml:space="preserve">Front Panel </w:t>
        </w:r>
        <w:r>
          <w:t>Connectors</w:t>
        </w:r>
        <w:bookmarkEnd w:id="173"/>
      </w:ins>
    </w:p>
    <w:p w:rsidR="009E229B" w:rsidRPr="00B60CEE" w:rsidRDefault="009E229B" w:rsidP="009E229B">
      <w:pPr>
        <w:rPr>
          <w:ins w:id="175" w:author="Charles Ralph Strohman" w:date="2019-04-16T14:47:00Z"/>
          <w:rFonts w:cs="Microsoft Sans Serif"/>
        </w:rPr>
      </w:pPr>
    </w:p>
    <w:p w:rsidR="009E229B" w:rsidRPr="00FC774F" w:rsidRDefault="009E229B" w:rsidP="009E229B">
      <w:pPr>
        <w:ind w:left="720"/>
        <w:rPr>
          <w:ins w:id="176" w:author="Charles Ralph Strohman" w:date="2019-04-16T14:47:00Z"/>
        </w:rPr>
      </w:pPr>
      <w:ins w:id="177" w:author="Charles Ralph Strohman" w:date="2019-04-16T14:47:00Z">
        <w:r w:rsidRPr="00FC774F">
          <w:t xml:space="preserve">There are </w:t>
        </w:r>
      </w:ins>
      <w:ins w:id="178" w:author="Charles Ralph Strohman" w:date="2019-04-16T14:48:00Z">
        <w:r>
          <w:t>9</w:t>
        </w:r>
      </w:ins>
      <w:ins w:id="179" w:author="Charles Ralph Strohman" w:date="2019-04-16T14:47:00Z">
        <w:r w:rsidRPr="00FC774F">
          <w:t xml:space="preserve"> </w:t>
        </w:r>
      </w:ins>
      <w:ins w:id="180" w:author="Charles Ralph Strohman" w:date="2019-04-16T14:48:00Z">
        <w:r>
          <w:t>connectors</w:t>
        </w:r>
      </w:ins>
      <w:ins w:id="181" w:author="Charles Ralph Strohman" w:date="2019-04-16T14:47:00Z">
        <w:r w:rsidRPr="00FC774F">
          <w:t xml:space="preserve"> on the front panel</w:t>
        </w:r>
        <w:r>
          <w:t>.</w:t>
        </w:r>
        <w:r w:rsidRPr="00FC774F">
          <w:t xml:space="preserve"> Starting at the top of the board</w:t>
        </w:r>
        <w:r>
          <w:t xml:space="preserve"> near the JTAG connector</w:t>
        </w:r>
        <w:r w:rsidRPr="00FC774F">
          <w:t xml:space="preserve">, the </w:t>
        </w:r>
      </w:ins>
      <w:ins w:id="182" w:author="Charles Ralph Strohman" w:date="2019-04-16T14:48:00Z">
        <w:r>
          <w:t>connector</w:t>
        </w:r>
      </w:ins>
      <w:ins w:id="183" w:author="Charles Ralph Strohman" w:date="2019-04-16T14:47:00Z">
        <w:r>
          <w:t xml:space="preserve"> functions are</w:t>
        </w:r>
        <w:r w:rsidRPr="00FC774F">
          <w:t>:</w:t>
        </w:r>
      </w:ins>
    </w:p>
    <w:p w:rsidR="009E229B" w:rsidRPr="00FC774F" w:rsidRDefault="009E229B" w:rsidP="009E229B">
      <w:pPr>
        <w:ind w:left="720"/>
        <w:rPr>
          <w:ins w:id="184" w:author="Charles Ralph Strohman" w:date="2019-04-16T14:47:00Z"/>
        </w:rPr>
      </w:pPr>
    </w:p>
    <w:p w:rsidR="009E229B" w:rsidRDefault="009E229B" w:rsidP="009E229B">
      <w:pPr>
        <w:ind w:left="1440"/>
        <w:rPr>
          <w:ins w:id="185" w:author="Charles Ralph Strohman" w:date="2019-04-16T14:48:00Z"/>
        </w:rPr>
      </w:pPr>
      <w:ins w:id="186" w:author="Charles Ralph Strohman" w:date="2019-04-16T14:47:00Z">
        <w:r w:rsidRPr="00FC774F">
          <w:t xml:space="preserve">1) </w:t>
        </w:r>
        <w:r>
          <w:t xml:space="preserve">JTAG (SH </w:t>
        </w:r>
      </w:ins>
      <w:ins w:id="187" w:author="Charles Ralph Strohman" w:date="2019-04-16T14:51:00Z">
        <w:r>
          <w:t>2</w:t>
        </w:r>
      </w:ins>
      <w:ins w:id="188" w:author="Charles Ralph Strohman" w:date="2019-04-16T14:47:00Z">
        <w:r>
          <w:t>.04)</w:t>
        </w:r>
      </w:ins>
      <w:ins w:id="189" w:author="Charles Ralph Strohman" w:date="2019-04-16T14:58:00Z">
        <w:r w:rsidR="00A15924">
          <w:t>:</w:t>
        </w:r>
      </w:ins>
    </w:p>
    <w:p w:rsidR="009E229B" w:rsidRDefault="009E229B" w:rsidP="009E229B">
      <w:pPr>
        <w:ind w:left="1440"/>
        <w:rPr>
          <w:ins w:id="190" w:author="Charles Ralph Strohman" w:date="2019-04-16T14:48:00Z"/>
        </w:rPr>
      </w:pPr>
    </w:p>
    <w:p w:rsidR="009E229B" w:rsidRDefault="009E229B" w:rsidP="009E229B">
      <w:pPr>
        <w:ind w:left="1440"/>
        <w:rPr>
          <w:ins w:id="191" w:author="Charles Ralph Strohman" w:date="2019-04-16T14:48:00Z"/>
        </w:rPr>
      </w:pPr>
      <w:ins w:id="192" w:author="Charles Ralph Strohman" w:date="2019-04-16T14:48:00Z">
        <w:r>
          <w:t>2) TM4C I2C</w:t>
        </w:r>
        <w:r w:rsidR="00A15924">
          <w:t xml:space="preserve"> </w:t>
        </w:r>
      </w:ins>
      <w:ins w:id="193" w:author="Charles Ralph Strohman" w:date="2019-04-16T14:52:00Z">
        <w:r>
          <w:t>(SH 4.01)</w:t>
        </w:r>
      </w:ins>
      <w:ins w:id="194" w:author="Charles Ralph Strohman" w:date="2019-04-16T14:58:00Z">
        <w:r w:rsidR="00A15924">
          <w:t>:</w:t>
        </w:r>
      </w:ins>
    </w:p>
    <w:p w:rsidR="009E229B" w:rsidRDefault="009E229B" w:rsidP="009E229B">
      <w:pPr>
        <w:ind w:left="1440"/>
        <w:rPr>
          <w:ins w:id="195" w:author="Charles Ralph Strohman" w:date="2019-04-16T14:49:00Z"/>
        </w:rPr>
      </w:pPr>
    </w:p>
    <w:p w:rsidR="009E229B" w:rsidRDefault="009E229B">
      <w:pPr>
        <w:ind w:left="1440"/>
        <w:rPr>
          <w:ins w:id="196" w:author="Charles Ralph Strohman" w:date="2019-04-16T14:49:00Z"/>
        </w:rPr>
      </w:pPr>
      <w:ins w:id="197" w:author="Charles Ralph Strohman" w:date="2019-04-16T14:49:00Z">
        <w:r>
          <w:t xml:space="preserve">3) K OPTICS I2C </w:t>
        </w:r>
      </w:ins>
      <w:ins w:id="198" w:author="Charles Ralph Strohman" w:date="2019-04-16T14:52:00Z">
        <w:r>
          <w:t>(SH 4.01)</w:t>
        </w:r>
      </w:ins>
      <w:ins w:id="199" w:author="Charles Ralph Strohman" w:date="2019-04-16T14:58:00Z">
        <w:r w:rsidR="00A15924">
          <w:t>:</w:t>
        </w:r>
      </w:ins>
    </w:p>
    <w:p w:rsidR="009E229B" w:rsidRDefault="009E229B" w:rsidP="009E229B">
      <w:pPr>
        <w:ind w:left="1440"/>
        <w:rPr>
          <w:ins w:id="200" w:author="Charles Ralph Strohman" w:date="2019-04-16T14:49:00Z"/>
        </w:rPr>
      </w:pPr>
    </w:p>
    <w:p w:rsidR="009E229B" w:rsidRDefault="009E229B" w:rsidP="009E229B">
      <w:pPr>
        <w:ind w:left="1440"/>
        <w:rPr>
          <w:ins w:id="201" w:author="Charles Ralph Strohman" w:date="2019-04-16T14:52:00Z"/>
        </w:rPr>
      </w:pPr>
      <w:ins w:id="202" w:author="Charles Ralph Strohman" w:date="2019-04-16T14:49:00Z">
        <w:r>
          <w:t xml:space="preserve">4) FPGA I2C </w:t>
        </w:r>
      </w:ins>
      <w:ins w:id="203" w:author="Charles Ralph Strohman" w:date="2019-04-16T14:52:00Z">
        <w:r>
          <w:t>(SH 4.01)</w:t>
        </w:r>
      </w:ins>
      <w:ins w:id="204" w:author="Charles Ralph Strohman" w:date="2019-04-16T14:58:00Z">
        <w:r w:rsidR="00A15924">
          <w:t>:</w:t>
        </w:r>
      </w:ins>
    </w:p>
    <w:p w:rsidR="009E229B" w:rsidRDefault="009E229B" w:rsidP="009E229B">
      <w:pPr>
        <w:ind w:left="1440"/>
        <w:rPr>
          <w:ins w:id="205" w:author="Charles Ralph Strohman" w:date="2019-04-16T14:52:00Z"/>
        </w:rPr>
      </w:pPr>
    </w:p>
    <w:p w:rsidR="009E229B" w:rsidRDefault="009E229B" w:rsidP="009E229B">
      <w:pPr>
        <w:ind w:left="1440"/>
        <w:rPr>
          <w:ins w:id="206" w:author="Charles Ralph Strohman" w:date="2019-04-16T14:52:00Z"/>
        </w:rPr>
      </w:pPr>
      <w:ins w:id="207" w:author="Charles Ralph Strohman" w:date="2019-04-16T14:49:00Z">
        <w:r>
          <w:t xml:space="preserve">5) PWR I2C </w:t>
        </w:r>
      </w:ins>
      <w:ins w:id="208" w:author="Charles Ralph Strohman" w:date="2019-04-16T14:52:00Z">
        <w:r>
          <w:t>(SH 4.01)</w:t>
        </w:r>
      </w:ins>
      <w:ins w:id="209" w:author="Charles Ralph Strohman" w:date="2019-04-16T14:58:00Z">
        <w:r w:rsidR="00A15924">
          <w:t>:</w:t>
        </w:r>
      </w:ins>
    </w:p>
    <w:p w:rsidR="009E229B" w:rsidRDefault="009E229B" w:rsidP="009E229B">
      <w:pPr>
        <w:ind w:left="1440"/>
        <w:rPr>
          <w:ins w:id="210" w:author="Charles Ralph Strohman" w:date="2019-04-16T14:52:00Z"/>
        </w:rPr>
      </w:pPr>
    </w:p>
    <w:p w:rsidR="009E229B" w:rsidRDefault="009E229B" w:rsidP="009E229B">
      <w:pPr>
        <w:ind w:left="1440"/>
        <w:rPr>
          <w:ins w:id="211" w:author="Charles Ralph Strohman" w:date="2019-04-16T14:49:00Z"/>
        </w:rPr>
      </w:pPr>
      <w:ins w:id="212" w:author="Charles Ralph Strohman" w:date="2019-04-16T14:49:00Z">
        <w:r>
          <w:t xml:space="preserve">6) AMC13 CLK IN </w:t>
        </w:r>
        <w:r w:rsidR="00A15924">
          <w:t>(</w:t>
        </w:r>
      </w:ins>
      <w:ins w:id="213" w:author="Charles Ralph Strohman" w:date="2019-04-16T15:00:00Z">
        <w:r w:rsidR="00A15924">
          <w:t>SH 2.08):</w:t>
        </w:r>
      </w:ins>
    </w:p>
    <w:p w:rsidR="009E229B" w:rsidRDefault="009E229B" w:rsidP="009E229B">
      <w:pPr>
        <w:ind w:left="1440"/>
        <w:rPr>
          <w:ins w:id="214" w:author="Charles Ralph Strohman" w:date="2019-04-16T14:49:00Z"/>
        </w:rPr>
      </w:pPr>
    </w:p>
    <w:p w:rsidR="009E229B" w:rsidRDefault="009E229B" w:rsidP="009E229B">
      <w:pPr>
        <w:ind w:left="1440"/>
        <w:rPr>
          <w:ins w:id="215" w:author="Charles Ralph Strohman" w:date="2019-04-16T14:49:00Z"/>
        </w:rPr>
      </w:pPr>
      <w:ins w:id="216" w:author="Charles Ralph Strohman" w:date="2019-04-16T14:49:00Z">
        <w:r>
          <w:t xml:space="preserve">7) TM4C UART </w:t>
        </w:r>
      </w:ins>
      <w:ins w:id="217" w:author="Charles Ralph Strohman" w:date="2019-04-16T14:50:00Z">
        <w:r w:rsidR="00A15924">
          <w:t>(SH 2.05):</w:t>
        </w:r>
      </w:ins>
    </w:p>
    <w:p w:rsidR="009E229B" w:rsidRDefault="009E229B" w:rsidP="009E229B">
      <w:pPr>
        <w:ind w:left="1440"/>
        <w:rPr>
          <w:ins w:id="218" w:author="Charles Ralph Strohman" w:date="2019-04-16T14:50:00Z"/>
        </w:rPr>
      </w:pPr>
    </w:p>
    <w:p w:rsidR="009E229B" w:rsidRDefault="009E229B" w:rsidP="009E229B">
      <w:pPr>
        <w:ind w:left="1440"/>
        <w:rPr>
          <w:ins w:id="219" w:author="Charles Ralph Strohman" w:date="2019-04-16T14:52:00Z"/>
        </w:rPr>
      </w:pPr>
      <w:ins w:id="220" w:author="Charles Ralph Strohman" w:date="2019-04-16T14:50:00Z">
        <w:r>
          <w:t xml:space="preserve">8) CLOCK I2C </w:t>
        </w:r>
      </w:ins>
      <w:ins w:id="221" w:author="Charles Ralph Strohman" w:date="2019-04-16T14:52:00Z">
        <w:r>
          <w:t>(SH 4.01)</w:t>
        </w:r>
      </w:ins>
      <w:ins w:id="222" w:author="Charles Ralph Strohman" w:date="2019-04-16T15:01:00Z">
        <w:r w:rsidR="00A15924">
          <w:t>:</w:t>
        </w:r>
      </w:ins>
    </w:p>
    <w:p w:rsidR="009E229B" w:rsidRDefault="009E229B" w:rsidP="009E229B">
      <w:pPr>
        <w:ind w:left="1440"/>
        <w:rPr>
          <w:ins w:id="223" w:author="Charles Ralph Strohman" w:date="2019-04-16T14:52:00Z"/>
        </w:rPr>
      </w:pPr>
    </w:p>
    <w:p w:rsidR="009E229B" w:rsidRDefault="009E229B" w:rsidP="009E229B">
      <w:pPr>
        <w:ind w:left="1440"/>
        <w:rPr>
          <w:ins w:id="224" w:author="Charles Ralph Strohman" w:date="2019-04-16T14:53:00Z"/>
        </w:rPr>
      </w:pPr>
      <w:ins w:id="225" w:author="Charles Ralph Strohman" w:date="2019-04-16T14:50:00Z">
        <w:r>
          <w:t xml:space="preserve">9) V OPTICS I2C </w:t>
        </w:r>
      </w:ins>
      <w:ins w:id="226" w:author="Charles Ralph Strohman" w:date="2019-04-16T14:53:00Z">
        <w:r>
          <w:t>(SH 4.01)</w:t>
        </w:r>
      </w:ins>
      <w:ins w:id="227" w:author="Charles Ralph Strohman" w:date="2019-04-16T15:01:00Z">
        <w:r w:rsidR="00A15924">
          <w:t>:</w:t>
        </w:r>
      </w:ins>
    </w:p>
    <w:p w:rsidR="009E229B" w:rsidRDefault="009E229B" w:rsidP="009E229B">
      <w:pPr>
        <w:ind w:left="1440"/>
        <w:rPr>
          <w:ins w:id="228" w:author="Charles Ralph Strohman" w:date="2019-04-16T14:53:00Z"/>
        </w:rPr>
      </w:pPr>
    </w:p>
    <w:p w:rsidR="00B16296" w:rsidRDefault="00B16296">
      <w:pPr>
        <w:rPr>
          <w:ins w:id="229" w:author="Charles Ralph Strohman" w:date="2019-04-16T15:06:00Z"/>
          <w:i/>
          <w:iCs/>
          <w:sz w:val="28"/>
        </w:rPr>
      </w:pPr>
      <w:ins w:id="230" w:author="Charles Ralph Strohman" w:date="2019-04-16T15:06:00Z">
        <w:r>
          <w:br w:type="page"/>
        </w:r>
      </w:ins>
    </w:p>
    <w:p w:rsidR="00B16296" w:rsidRPr="00B60CEE" w:rsidRDefault="00B16296" w:rsidP="00B16296">
      <w:pPr>
        <w:pStyle w:val="Heading1"/>
        <w:rPr>
          <w:ins w:id="231" w:author="Charles Ralph Strohman" w:date="2019-04-16T15:05:00Z"/>
        </w:rPr>
      </w:pPr>
      <w:bookmarkStart w:id="232" w:name="_Toc6320035"/>
      <w:ins w:id="233" w:author="Charles Ralph Strohman" w:date="2019-04-16T15:06:00Z">
        <w:r>
          <w:lastRenderedPageBreak/>
          <w:t>On-Board Jumpers</w:t>
        </w:r>
      </w:ins>
      <w:bookmarkEnd w:id="232"/>
    </w:p>
    <w:p w:rsidR="00B16296" w:rsidRPr="00B60CEE" w:rsidRDefault="00B16296" w:rsidP="00B16296">
      <w:pPr>
        <w:rPr>
          <w:ins w:id="234" w:author="Charles Ralph Strohman" w:date="2019-04-16T15:05:00Z"/>
          <w:rFonts w:cs="Microsoft Sans Serif"/>
        </w:rPr>
      </w:pPr>
    </w:p>
    <w:p w:rsidR="00B16296" w:rsidRPr="00FC774F" w:rsidRDefault="00B16296" w:rsidP="00B16296">
      <w:pPr>
        <w:ind w:left="720"/>
        <w:rPr>
          <w:ins w:id="235" w:author="Charles Ralph Strohman" w:date="2019-04-16T15:05:00Z"/>
        </w:rPr>
      </w:pPr>
      <w:ins w:id="236" w:author="Charles Ralph Strohman" w:date="2019-04-16T15:05:00Z">
        <w:r w:rsidRPr="00FC774F">
          <w:t xml:space="preserve">There are </w:t>
        </w:r>
      </w:ins>
      <w:ins w:id="237" w:author="Charles Ralph Strohman" w:date="2019-04-16T15:08:00Z">
        <w:r w:rsidR="00195A58">
          <w:t>8</w:t>
        </w:r>
      </w:ins>
      <w:ins w:id="238" w:author="Charles Ralph Strohman" w:date="2019-04-16T15:05:00Z">
        <w:r w:rsidRPr="00FC774F">
          <w:t xml:space="preserve"> </w:t>
        </w:r>
      </w:ins>
      <w:ins w:id="239" w:author="Charles Ralph Strohman" w:date="2019-04-16T15:08:00Z">
        <w:r w:rsidR="00195A58">
          <w:t>on-board jumper sites</w:t>
        </w:r>
      </w:ins>
      <w:ins w:id="240" w:author="Charles Ralph Strohman" w:date="2019-04-16T15:05:00Z">
        <w:r>
          <w:t>.</w:t>
        </w:r>
        <w:r w:rsidRPr="00FC774F">
          <w:t xml:space="preserve"> </w:t>
        </w:r>
      </w:ins>
      <w:ins w:id="241" w:author="Charles Ralph Strohman" w:date="2019-04-16T15:08:00Z">
        <w:r w:rsidR="00195A58">
          <w:t xml:space="preserve">They are all located near the front panel, between the AMC13 CLOCK IN connector and the JTAG connector. </w:t>
        </w:r>
      </w:ins>
      <w:ins w:id="242" w:author="Charles Ralph Strohman" w:date="2019-04-16T15:12:00Z">
        <w:r w:rsidR="00195A58">
          <w:t>T</w:t>
        </w:r>
      </w:ins>
      <w:ins w:id="243" w:author="Charles Ralph Strohman" w:date="2019-04-16T15:05:00Z">
        <w:r w:rsidRPr="00FC774F">
          <w:t xml:space="preserve">he </w:t>
        </w:r>
      </w:ins>
      <w:ins w:id="244" w:author="Charles Ralph Strohman" w:date="2019-04-16T15:12:00Z">
        <w:r w:rsidR="00195A58">
          <w:t>jumper</w:t>
        </w:r>
      </w:ins>
      <w:ins w:id="245" w:author="Charles Ralph Strohman" w:date="2019-04-16T15:05:00Z">
        <w:r>
          <w:t xml:space="preserve"> functions are</w:t>
        </w:r>
        <w:r w:rsidRPr="00FC774F">
          <w:t>:</w:t>
        </w:r>
      </w:ins>
    </w:p>
    <w:p w:rsidR="00B16296" w:rsidRPr="00FC774F" w:rsidRDefault="00B16296" w:rsidP="00B16296">
      <w:pPr>
        <w:ind w:left="720"/>
        <w:rPr>
          <w:ins w:id="246" w:author="Charles Ralph Strohman" w:date="2019-04-16T15:05:00Z"/>
        </w:rPr>
      </w:pPr>
    </w:p>
    <w:p w:rsidR="00B16296" w:rsidRDefault="00B16296" w:rsidP="00B16296">
      <w:pPr>
        <w:ind w:left="1440"/>
        <w:rPr>
          <w:ins w:id="247" w:author="Charles Ralph Strohman" w:date="2019-04-16T15:05:00Z"/>
        </w:rPr>
      </w:pPr>
      <w:ins w:id="248" w:author="Charles Ralph Strohman" w:date="2019-04-16T15:05:00Z">
        <w:r w:rsidRPr="00FC774F">
          <w:t xml:space="preserve">1) </w:t>
        </w:r>
        <w:r>
          <w:t>JTAG (SH 2.04):</w:t>
        </w:r>
      </w:ins>
    </w:p>
    <w:p w:rsidR="009E229B" w:rsidRDefault="009E229B" w:rsidP="009E229B">
      <w:pPr>
        <w:ind w:left="1440"/>
        <w:rPr>
          <w:ins w:id="249" w:author="Charles Ralph Strohman" w:date="2019-04-16T14:50:00Z"/>
        </w:rPr>
      </w:pPr>
    </w:p>
    <w:p w:rsidR="009E229B" w:rsidRPr="00FC774F" w:rsidRDefault="009E229B" w:rsidP="009E229B">
      <w:pPr>
        <w:ind w:left="1440"/>
        <w:rPr>
          <w:ins w:id="250" w:author="Charles Ralph Strohman" w:date="2019-04-16T14:47:00Z"/>
        </w:rPr>
      </w:pPr>
    </w:p>
    <w:p w:rsidR="00195A58" w:rsidRPr="00B60CEE" w:rsidRDefault="00195A58" w:rsidP="00195A58">
      <w:pPr>
        <w:pStyle w:val="Heading1"/>
        <w:rPr>
          <w:ins w:id="251" w:author="Charles Ralph Strohman" w:date="2019-04-16T15:11:00Z"/>
        </w:rPr>
      </w:pPr>
      <w:bookmarkStart w:id="252" w:name="_Toc6320036"/>
      <w:ins w:id="253" w:author="Charles Ralph Strohman" w:date="2019-04-16T15:11:00Z">
        <w:r>
          <w:t>On-Board Switches</w:t>
        </w:r>
        <w:bookmarkEnd w:id="252"/>
      </w:ins>
    </w:p>
    <w:p w:rsidR="00195A58" w:rsidRPr="00B60CEE" w:rsidRDefault="00195A58" w:rsidP="00195A58">
      <w:pPr>
        <w:rPr>
          <w:ins w:id="254" w:author="Charles Ralph Strohman" w:date="2019-04-16T15:11:00Z"/>
          <w:rFonts w:cs="Microsoft Sans Serif"/>
        </w:rPr>
      </w:pPr>
    </w:p>
    <w:p w:rsidR="00195A58" w:rsidRPr="00FC774F" w:rsidRDefault="00195A58" w:rsidP="00195A58">
      <w:pPr>
        <w:ind w:left="720"/>
        <w:rPr>
          <w:ins w:id="255" w:author="Charles Ralph Strohman" w:date="2019-04-16T15:11:00Z"/>
        </w:rPr>
      </w:pPr>
      <w:ins w:id="256" w:author="Charles Ralph Strohman" w:date="2019-04-16T15:11:00Z">
        <w:r w:rsidRPr="00FC774F">
          <w:t xml:space="preserve">There are </w:t>
        </w:r>
        <w:r>
          <w:t>2</w:t>
        </w:r>
        <w:r w:rsidRPr="00FC774F">
          <w:t xml:space="preserve"> </w:t>
        </w:r>
        <w:r>
          <w:t xml:space="preserve">on-board </w:t>
        </w:r>
      </w:ins>
      <w:ins w:id="257" w:author="Charles Ralph Strohman" w:date="2019-04-16T15:12:00Z">
        <w:r>
          <w:t>DIP switches</w:t>
        </w:r>
      </w:ins>
      <w:ins w:id="258" w:author="Charles Ralph Strohman" w:date="2019-04-16T15:11:00Z">
        <w:r>
          <w:t>.</w:t>
        </w:r>
      </w:ins>
    </w:p>
    <w:p w:rsidR="00195A58" w:rsidRPr="00FC774F" w:rsidRDefault="00195A58" w:rsidP="00195A58">
      <w:pPr>
        <w:ind w:left="720"/>
        <w:rPr>
          <w:ins w:id="259" w:author="Charles Ralph Strohman" w:date="2019-04-16T15:11:00Z"/>
        </w:rPr>
      </w:pPr>
    </w:p>
    <w:p w:rsidR="00195A58" w:rsidRDefault="00195A58" w:rsidP="00195A58">
      <w:pPr>
        <w:ind w:left="1440"/>
        <w:rPr>
          <w:ins w:id="260" w:author="Charles Ralph Strohman" w:date="2019-04-16T15:11:00Z"/>
        </w:rPr>
      </w:pPr>
      <w:ins w:id="261" w:author="Charles Ralph Strohman" w:date="2019-04-16T15:11:00Z">
        <w:r w:rsidRPr="00FC774F">
          <w:t xml:space="preserve">1) </w:t>
        </w:r>
        <w:r>
          <w:t>JTAG (SH 2.04):</w:t>
        </w:r>
      </w:ins>
    </w:p>
    <w:p w:rsidR="00195A58" w:rsidRDefault="00195A58" w:rsidP="00195A58">
      <w:pPr>
        <w:ind w:left="1440"/>
        <w:rPr>
          <w:ins w:id="262" w:author="Charles Ralph Strohman" w:date="2019-04-16T15:11:00Z"/>
        </w:rPr>
      </w:pPr>
    </w:p>
    <w:p w:rsidR="001C4390" w:rsidRDefault="001C4390">
      <w:pPr>
        <w:rPr>
          <w:ins w:id="263" w:author="Charles Ralph Strohman" w:date="2019-04-16T14:31:00Z"/>
          <w:i/>
          <w:iCs/>
          <w:sz w:val="28"/>
        </w:rPr>
      </w:pPr>
      <w:ins w:id="264" w:author="Charles Ralph Strohman" w:date="2019-04-16T14:31:00Z">
        <w:r>
          <w:br w:type="page"/>
        </w:r>
      </w:ins>
    </w:p>
    <w:p w:rsidR="00AE4E72" w:rsidRDefault="00AE4E72" w:rsidP="00E63FEC">
      <w:pPr>
        <w:pStyle w:val="Heading1"/>
        <w:rPr>
          <w:ins w:id="265" w:author="Charles Ralph Strohman" w:date="2019-04-18T09:00:00Z"/>
        </w:rPr>
      </w:pPr>
      <w:bookmarkStart w:id="266" w:name="_Toc6320037"/>
      <w:del w:id="267" w:author="Charles Ralph Strohman" w:date="2019-04-18T08:59:00Z">
        <w:r w:rsidDel="003015A1">
          <w:lastRenderedPageBreak/>
          <w:delText>uTCA CONNECTIONS</w:delText>
        </w:r>
      </w:del>
      <w:bookmarkEnd w:id="266"/>
      <w:ins w:id="268" w:author="Charles Ralph Strohman" w:date="2019-04-18T08:59:00Z">
        <w:r w:rsidR="003015A1">
          <w:t>New Board Setup</w:t>
        </w:r>
      </w:ins>
    </w:p>
    <w:p w:rsidR="003015A1" w:rsidRPr="003015A1" w:rsidRDefault="003015A1">
      <w:pPr>
        <w:rPr>
          <w:rPrChange w:id="269" w:author="Charles Ralph Strohman" w:date="2019-04-18T09:00:00Z">
            <w:rPr/>
          </w:rPrChange>
        </w:rPr>
        <w:pPrChange w:id="270" w:author="Charles Ralph Strohman" w:date="2019-04-18T09:00:00Z">
          <w:pPr>
            <w:pStyle w:val="Heading1"/>
          </w:pPr>
        </w:pPrChange>
      </w:pPr>
    </w:p>
    <w:p w:rsidR="003015A1" w:rsidRDefault="003015A1">
      <w:pPr>
        <w:ind w:left="720"/>
        <w:rPr>
          <w:ins w:id="271" w:author="Charles Ralph Strohman" w:date="2019-04-18T09:00:00Z"/>
        </w:rPr>
        <w:pPrChange w:id="272" w:author="Charles Ralph Strohman" w:date="2019-04-18T09:00:00Z">
          <w:pPr/>
        </w:pPrChange>
      </w:pPr>
      <w:ins w:id="273" w:author="Charles Ralph Strohman" w:date="2019-04-18T09:00:00Z">
        <w:r w:rsidRPr="00FC774F">
          <w:t>The</w:t>
        </w:r>
        <w:r>
          <w:t>se steps need to be followed for all new boards.</w:t>
        </w:r>
      </w:ins>
    </w:p>
    <w:p w:rsidR="003015A1" w:rsidRDefault="003015A1">
      <w:pPr>
        <w:ind w:left="720"/>
        <w:rPr>
          <w:ins w:id="274" w:author="Charles Ralph Strohman" w:date="2019-04-18T09:01:00Z"/>
        </w:rPr>
        <w:pPrChange w:id="275" w:author="Charles Ralph Strohman" w:date="2019-04-18T09:00:00Z">
          <w:pPr/>
        </w:pPrChange>
      </w:pPr>
    </w:p>
    <w:p w:rsidR="003015A1" w:rsidRDefault="005A4CD5">
      <w:pPr>
        <w:ind w:left="720"/>
        <w:rPr>
          <w:ins w:id="276" w:author="Charles Ralph Strohman" w:date="2019-04-19T08:44:00Z"/>
        </w:rPr>
        <w:pPrChange w:id="277" w:author="Charles Ralph Strohman" w:date="2019-04-19T08:45:00Z">
          <w:pPr/>
        </w:pPrChange>
      </w:pPr>
      <w:ins w:id="278" w:author="Charles Ralph Strohman" w:date="2019-04-19T08:45:00Z">
        <w:r>
          <w:t xml:space="preserve">1) </w:t>
        </w:r>
      </w:ins>
      <w:ins w:id="279" w:author="Charles Ralph Strohman" w:date="2019-04-18T09:02:00Z">
        <w:r w:rsidR="003015A1">
          <w:t>Cut the protruding guideposts on side 2 from the P1 connector.</w:t>
        </w:r>
      </w:ins>
    </w:p>
    <w:p w:rsidR="005A4CD5" w:rsidRDefault="00507501">
      <w:pPr>
        <w:ind w:left="1080"/>
        <w:rPr>
          <w:ins w:id="280" w:author="Charles Ralph Strohman" w:date="2019-04-19T08:39:00Z"/>
        </w:rPr>
        <w:pPrChange w:id="281" w:author="Charles Ralph Strohman" w:date="2019-04-19T08:45:00Z">
          <w:pPr/>
        </w:pPrChange>
      </w:pPr>
      <w:ins w:id="282" w:author="Charles Ralph Strohman" w:date="2019-04-19T08:46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5B2D85A4" wp14:editId="7C6CBAAB">
                  <wp:simplePos x="0" y="0"/>
                  <wp:positionH relativeFrom="column">
                    <wp:posOffset>1849755</wp:posOffset>
                  </wp:positionH>
                  <wp:positionV relativeFrom="paragraph">
                    <wp:posOffset>906145</wp:posOffset>
                  </wp:positionV>
                  <wp:extent cx="4086225" cy="1800225"/>
                  <wp:effectExtent l="0" t="38100" r="66675" b="28575"/>
                  <wp:wrapNone/>
                  <wp:docPr id="4" name="Straight Arrow Connector 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4086225" cy="180022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6ADDDCD8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" o:spid="_x0000_s1026" type="#_x0000_t32" style="position:absolute;margin-left:145.65pt;margin-top:71.35pt;width:321.75pt;height:141.7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" strokecolor="red" strokeweight="2pt">
                  <v:stroke endarrow="ope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B2D85A4" wp14:editId="7C6CBAAB">
                  <wp:simplePos x="0" y="0"/>
                  <wp:positionH relativeFrom="column">
                    <wp:posOffset>1649730</wp:posOffset>
                  </wp:positionH>
                  <wp:positionV relativeFrom="paragraph">
                    <wp:posOffset>877570</wp:posOffset>
                  </wp:positionV>
                  <wp:extent cx="171450" cy="1847850"/>
                  <wp:effectExtent l="76200" t="38100" r="19050" b="19050"/>
                  <wp:wrapNone/>
                  <wp:docPr id="3" name="Straight Arrow Connector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 flipV="1">
                            <a:off x="0" y="0"/>
                            <a:ext cx="171450" cy="184785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04026386" id="Straight Arrow Connector 3" o:spid="_x0000_s1026" type="#_x0000_t32" style="position:absolute;margin-left:129.9pt;margin-top:69.1pt;width:13.5pt;height:145.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" strokecolor="red" strokeweight="2pt">
                  <v:stroke endarrow="open"/>
                </v:shape>
              </w:pict>
            </mc:Fallback>
          </mc:AlternateContent>
        </w:r>
      </w:ins>
      <w:ins w:id="283" w:author="Charles Ralph Strohman" w:date="2019-04-19T08:47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3956798C" wp14:editId="4581C9B3">
                  <wp:simplePos x="0" y="0"/>
                  <wp:positionH relativeFrom="column">
                    <wp:posOffset>1059180</wp:posOffset>
                  </wp:positionH>
                  <wp:positionV relativeFrom="paragraph">
                    <wp:posOffset>2725420</wp:posOffset>
                  </wp:positionV>
                  <wp:extent cx="1400175" cy="349250"/>
                  <wp:effectExtent l="0" t="0" r="28575" b="69850"/>
                  <wp:wrapNone/>
                  <wp:docPr id="5" name="Rectangular Callout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400175" cy="349250"/>
                          </a:xfrm>
                          <a:prstGeom prst="wedgeRectCallou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A4CD5" w:rsidRPr="008C7B8E" w:rsidRDefault="005A4CD5">
                              <w:pPr>
                                <w:rPr>
                                  <w:color w:val="002060"/>
                                  <w:sz w:val="28"/>
                                  <w:szCs w:val="28"/>
                                </w:rPr>
                                <w:pPrChange w:id="284" w:author="Charles Ralph Strohman" w:date="2019-04-19T08:47:00Z">
                                  <w:pPr>
                                    <w:jc w:val="center"/>
                                  </w:pPr>
                                </w:pPrChange>
                              </w:pPr>
                              <w:del w:id="285" w:author="Charles Ralph Strohman" w:date="2019-04-19T08:47:00Z">
                                <w:r w:rsidDel="005A4CD5"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delText>Pads too far out</w:delText>
                                </w:r>
                              </w:del>
                              <w:ins w:id="286" w:author="Charles Ralph Strohman" w:date="2019-04-19T08:47:00Z">
                                <w:r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t>Cut guideposts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3956798C"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Rectangular Callout 5" o:spid="_x0000_s1026" type="#_x0000_t61" style="position:absolute;left:0;text-align:left;margin-left:83.4pt;margin-top:214.6pt;width:110.25pt;height:2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" adj="6300,24300" fillcolor="#b8cce4 [1300]" strokecolor="#243f60 [1604]" strokeweight="2pt">
                  <v:textbox>
                    <w:txbxContent>
                      <w:p w:rsidR="005A4CD5" w:rsidRPr="008C7B8E" w:rsidRDefault="005A4CD5">
                        <w:pPr>
                          <w:rPr>
                            <w:color w:val="002060"/>
                            <w:sz w:val="28"/>
                            <w:szCs w:val="28"/>
                          </w:rPr>
                          <w:pPrChange w:id="287" w:author="Charles Ralph Strohman" w:date="2019-04-19T08:47:00Z">
                            <w:pPr>
                              <w:jc w:val="center"/>
                            </w:pPr>
                          </w:pPrChange>
                        </w:pPr>
                        <w:del w:id="288" w:author="Charles Ralph Strohman" w:date="2019-04-19T08:47:00Z">
                          <w:r w:rsidDel="005A4CD5">
                            <w:rPr>
                              <w:color w:val="002060"/>
                              <w:sz w:val="28"/>
                              <w:szCs w:val="28"/>
                            </w:rPr>
                            <w:delText>Pads too far out</w:delText>
                          </w:r>
                        </w:del>
                        <w:ins w:id="289" w:author="Charles Ralph Strohman" w:date="2019-04-19T08:47:00Z">
                          <w:r>
                            <w:rPr>
                              <w:color w:val="002060"/>
                              <w:sz w:val="28"/>
                              <w:szCs w:val="28"/>
                            </w:rPr>
                            <w:t>Cut guideposts</w:t>
                          </w:r>
                        </w:ins>
                      </w:p>
                    </w:txbxContent>
                  </v:textbox>
                </v:shape>
              </w:pict>
            </mc:Fallback>
          </mc:AlternateContent>
        </w:r>
      </w:ins>
      <w:ins w:id="290" w:author="Charles Ralph Strohman" w:date="2019-04-19T08:45:00Z">
        <w:r w:rsidR="005A4CD5">
          <w:rPr>
            <w:noProof/>
          </w:rPr>
          <w:drawing>
            <wp:inline distT="0" distB="0" distL="0" distR="0">
              <wp:extent cx="5791200" cy="3617751"/>
              <wp:effectExtent l="0" t="0" r="0" b="1905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CM_P1_guideposts.jpg"/>
                      <pic:cNvPicPr/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01256" cy="362403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A4CD5" w:rsidRDefault="005A4CD5">
      <w:pPr>
        <w:pStyle w:val="ListParagraph"/>
        <w:ind w:left="1080"/>
        <w:rPr>
          <w:ins w:id="291" w:author="Charles Ralph Strohman" w:date="2019-04-19T08:45:00Z"/>
        </w:rPr>
        <w:pPrChange w:id="292" w:author="Charles Ralph Strohman" w:date="2019-04-19T08:45:00Z">
          <w:pPr/>
        </w:pPrChange>
      </w:pPr>
    </w:p>
    <w:p w:rsidR="005A4CD5" w:rsidRDefault="005A4CD5">
      <w:pPr>
        <w:ind w:left="720"/>
        <w:rPr>
          <w:ins w:id="293" w:author="Charles Ralph Strohman" w:date="2019-04-19T08:49:00Z"/>
        </w:rPr>
        <w:pPrChange w:id="294" w:author="Charles Ralph Strohman" w:date="2019-04-19T08:46:00Z">
          <w:pPr/>
        </w:pPrChange>
      </w:pPr>
      <w:ins w:id="295" w:author="Charles Ralph Strohman" w:date="2019-04-19T08:46:00Z">
        <w:r>
          <w:t xml:space="preserve">2) </w:t>
        </w:r>
      </w:ins>
      <w:ins w:id="296" w:author="Charles Ralph Strohman" w:date="2019-04-19T08:39:00Z">
        <w:r>
          <w:t xml:space="preserve">Install 4 2-mm jumpers on </w:t>
        </w:r>
      </w:ins>
      <w:ins w:id="297" w:author="Charles Ralph Strohman" w:date="2019-04-19T08:50:00Z">
        <w:r w:rsidR="00507501">
          <w:t xml:space="preserve">each of </w:t>
        </w:r>
      </w:ins>
      <w:ins w:id="298" w:author="Charles Ralph Strohman" w:date="2019-04-19T08:39:00Z">
        <w:r w:rsidR="006A3136">
          <w:t>the 6</w:t>
        </w:r>
        <w:r>
          <w:t xml:space="preserve"> front panel I2C test connectors. </w:t>
        </w:r>
      </w:ins>
    </w:p>
    <w:p w:rsidR="005A4CD5" w:rsidRDefault="006A3136">
      <w:pPr>
        <w:ind w:left="1440"/>
        <w:rPr>
          <w:ins w:id="299" w:author="Charles Ralph Strohman" w:date="2019-04-18T09:02:00Z"/>
        </w:rPr>
        <w:pPrChange w:id="300" w:author="Charles Ralph Strohman" w:date="2019-04-19T08:49:00Z">
          <w:pPr/>
        </w:pPrChange>
      </w:pPr>
      <w:ins w:id="301" w:author="Charles Ralph Strohman" w:date="2019-04-22T14:22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9984" behindDoc="0" locked="0" layoutInCell="1" allowOverlap="1" wp14:anchorId="12E6D908" wp14:editId="3D20B41D">
                  <wp:simplePos x="0" y="0"/>
                  <wp:positionH relativeFrom="column">
                    <wp:posOffset>1335405</wp:posOffset>
                  </wp:positionH>
                  <wp:positionV relativeFrom="paragraph">
                    <wp:posOffset>466089</wp:posOffset>
                  </wp:positionV>
                  <wp:extent cx="1181100" cy="895350"/>
                  <wp:effectExtent l="38100" t="38100" r="19050" b="19050"/>
                  <wp:wrapNone/>
                  <wp:docPr id="21" name="Straight Arrow Connector 2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 flipV="1">
                            <a:off x="0" y="0"/>
                            <a:ext cx="1181100" cy="89535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43026F1B" id="Straight Arrow Connector 21" o:spid="_x0000_s1026" type="#_x0000_t32" style="position:absolute;margin-left:105.15pt;margin-top:36.7pt;width:93pt;height:70.5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" strokecolor="red" strokeweight="2pt">
                  <v:stroke endarrow="open"/>
                </v:shape>
              </w:pict>
            </mc:Fallback>
          </mc:AlternateContent>
        </w:r>
      </w:ins>
      <w:ins w:id="302" w:author="Charles Ralph Strohman" w:date="2019-04-19T08:51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7456" behindDoc="0" locked="0" layoutInCell="1" allowOverlap="1" wp14:anchorId="5B7E4DC9" wp14:editId="177AFBC0">
                  <wp:simplePos x="0" y="0"/>
                  <wp:positionH relativeFrom="column">
                    <wp:posOffset>2878454</wp:posOffset>
                  </wp:positionH>
                  <wp:positionV relativeFrom="paragraph">
                    <wp:posOffset>561339</wp:posOffset>
                  </wp:positionV>
                  <wp:extent cx="209550" cy="638175"/>
                  <wp:effectExtent l="57150" t="38100" r="19050" b="28575"/>
                  <wp:wrapNone/>
                  <wp:docPr id="8" name="Straight Arrow Connector 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 flipV="1">
                            <a:off x="0" y="0"/>
                            <a:ext cx="209550" cy="63817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54081A61" id="Straight Arrow Connector 8" o:spid="_x0000_s1026" type="#_x0000_t32" style="position:absolute;margin-left:226.65pt;margin-top:44.2pt;width:16.5pt;height:50.2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" strokecolor="red" strokeweight="2pt">
                  <v:stroke endarrow="ope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9504" behindDoc="0" locked="0" layoutInCell="1" allowOverlap="1" wp14:anchorId="5C698626" wp14:editId="574C35D2">
                  <wp:simplePos x="0" y="0"/>
                  <wp:positionH relativeFrom="margin">
                    <wp:posOffset>3180715</wp:posOffset>
                  </wp:positionH>
                  <wp:positionV relativeFrom="paragraph">
                    <wp:posOffset>551814</wp:posOffset>
                  </wp:positionV>
                  <wp:extent cx="173990" cy="638175"/>
                  <wp:effectExtent l="57150" t="38100" r="35560" b="28575"/>
                  <wp:wrapNone/>
                  <wp:docPr id="9" name="Straight Arrow Connector 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 flipV="1">
                            <a:off x="0" y="0"/>
                            <a:ext cx="173990" cy="63817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69524AC5" id="Straight Arrow Connector 9" o:spid="_x0000_s1026" type="#_x0000_t32" style="position:absolute;margin-left:250.45pt;margin-top:43.45pt;width:13.7pt;height:50.2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" strokecolor="red" strokeweight="2pt">
                  <v:stroke endarrow="open"/>
                  <w10:wrap anchorx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1552" behindDoc="0" locked="0" layoutInCell="1" allowOverlap="1" wp14:anchorId="2E7E497C" wp14:editId="3DD5D996">
                  <wp:simplePos x="0" y="0"/>
                  <wp:positionH relativeFrom="column">
                    <wp:posOffset>3495039</wp:posOffset>
                  </wp:positionH>
                  <wp:positionV relativeFrom="paragraph">
                    <wp:posOffset>494664</wp:posOffset>
                  </wp:positionV>
                  <wp:extent cx="107315" cy="695325"/>
                  <wp:effectExtent l="76200" t="38100" r="26035" b="28575"/>
                  <wp:wrapNone/>
                  <wp:docPr id="10" name="Straight Arrow Connector 1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 flipV="1">
                            <a:off x="0" y="0"/>
                            <a:ext cx="107315" cy="69532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15A62FFA" id="Straight Arrow Connector 10" o:spid="_x0000_s1026" type="#_x0000_t32" style="position:absolute;margin-left:275.2pt;margin-top:38.95pt;width:8.45pt;height:54.7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" strokecolor="red" strokeweight="2pt">
                  <v:stroke endarrow="ope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5648" behindDoc="0" locked="0" layoutInCell="1" allowOverlap="1" wp14:anchorId="54C22404" wp14:editId="36EC9B26">
                  <wp:simplePos x="0" y="0"/>
                  <wp:positionH relativeFrom="column">
                    <wp:posOffset>4059555</wp:posOffset>
                  </wp:positionH>
                  <wp:positionV relativeFrom="paragraph">
                    <wp:posOffset>523239</wp:posOffset>
                  </wp:positionV>
                  <wp:extent cx="2112010" cy="904875"/>
                  <wp:effectExtent l="0" t="38100" r="59690" b="28575"/>
                  <wp:wrapNone/>
                  <wp:docPr id="12" name="Straight Arrow Connector 1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2112010" cy="90487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7AC36BC2" id="Straight Arrow Connector 12" o:spid="_x0000_s1026" type="#_x0000_t32" style="position:absolute;margin-left:319.65pt;margin-top:41.2pt;width:166.3pt;height:71.2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" strokecolor="red" strokeweight="2pt">
                  <v:stroke endarrow="ope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3600" behindDoc="0" locked="0" layoutInCell="1" allowOverlap="1" wp14:anchorId="545B5FDD" wp14:editId="50797581">
                  <wp:simplePos x="0" y="0"/>
                  <wp:positionH relativeFrom="column">
                    <wp:posOffset>4078605</wp:posOffset>
                  </wp:positionH>
                  <wp:positionV relativeFrom="paragraph">
                    <wp:posOffset>494664</wp:posOffset>
                  </wp:positionV>
                  <wp:extent cx="1826260" cy="790575"/>
                  <wp:effectExtent l="0" t="38100" r="59690" b="28575"/>
                  <wp:wrapNone/>
                  <wp:docPr id="11" name="Straight Arrow Connector 1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1826260" cy="79057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2547FADC" id="Straight Arrow Connector 11" o:spid="_x0000_s1026" type="#_x0000_t32" style="position:absolute;margin-left:321.15pt;margin-top:38.95pt;width:143.8pt;height:62.2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" strokecolor="red" strokeweight="2pt">
                  <v:stroke endarrow="open"/>
                </v:shape>
              </w:pict>
            </mc:Fallback>
          </mc:AlternateContent>
        </w:r>
      </w:ins>
      <w:ins w:id="303" w:author="Charles Ralph Strohman" w:date="2019-04-22T14:21:00Z">
        <w:r>
          <w:rPr>
            <w:noProof/>
          </w:rPr>
          <w:drawing>
            <wp:inline distT="0" distB="0" distL="0" distR="0">
              <wp:extent cx="5537835" cy="634822"/>
              <wp:effectExtent l="0" t="0" r="0" b="0"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" name="CM_I2C_jumpers.jpg"/>
                      <pic:cNvPicPr/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02348" cy="64221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E4E72" w:rsidRDefault="00507501">
      <w:pPr>
        <w:ind w:left="720"/>
        <w:rPr>
          <w:ins w:id="304" w:author="Charles Ralph Strohman" w:date="2019-04-24T10:13:00Z"/>
        </w:rPr>
        <w:pPrChange w:id="305" w:author="Charles Ralph Strohman" w:date="2019-04-19T08:52:00Z">
          <w:pPr/>
        </w:pPrChange>
      </w:pPr>
      <w:ins w:id="306" w:author="Charles Ralph Strohman" w:date="2019-04-19T08:50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25DC05CD" wp14:editId="04D73E60">
                  <wp:simplePos x="0" y="0"/>
                  <wp:positionH relativeFrom="column">
                    <wp:posOffset>2497455</wp:posOffset>
                  </wp:positionH>
                  <wp:positionV relativeFrom="paragraph">
                    <wp:posOffset>561340</wp:posOffset>
                  </wp:positionV>
                  <wp:extent cx="1543050" cy="349250"/>
                  <wp:effectExtent l="0" t="0" r="19050" b="69850"/>
                  <wp:wrapNone/>
                  <wp:docPr id="7" name="Rectangular Callout 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543050" cy="349250"/>
                          </a:xfrm>
                          <a:prstGeom prst="wedgeRectCallou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07501" w:rsidRPr="008C7B8E" w:rsidRDefault="00507501">
                              <w:pPr>
                                <w:rPr>
                                  <w:color w:val="002060"/>
                                  <w:sz w:val="28"/>
                                  <w:szCs w:val="28"/>
                                </w:rPr>
                                <w:pPrChange w:id="307" w:author="Charles Ralph Strohman" w:date="2019-04-19T08:47:00Z">
                                  <w:pPr>
                                    <w:jc w:val="center"/>
                                  </w:pPr>
                                </w:pPrChange>
                              </w:pPr>
                              <w:del w:id="308" w:author="Charles Ralph Strohman" w:date="2019-04-19T08:47:00Z">
                                <w:r w:rsidDel="005A4CD5"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delText>Pads too far out</w:delText>
                                </w:r>
                              </w:del>
                              <w:ins w:id="309" w:author="Charles Ralph Strohman" w:date="2019-04-19T08:50:00Z">
                                <w:r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t>Set of 4 jumpers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25DC05CD" id="Rectangular Callout 7" o:spid="_x0000_s1027" type="#_x0000_t61" style="position:absolute;left:0;text-align:left;margin-left:196.65pt;margin-top:44.2pt;width:121.5pt;height:2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" adj="6300,24300" fillcolor="#b8cce4 [1300]" strokecolor="#243f60 [1604]" strokeweight="2pt">
                  <v:textbox>
                    <w:txbxContent>
                      <w:p w:rsidR="00507501" w:rsidRPr="008C7B8E" w:rsidRDefault="00507501">
                        <w:pPr>
                          <w:rPr>
                            <w:color w:val="002060"/>
                            <w:sz w:val="28"/>
                            <w:szCs w:val="28"/>
                          </w:rPr>
                          <w:pPrChange w:id="310" w:author="Charles Ralph Strohman" w:date="2019-04-19T08:47:00Z">
                            <w:pPr>
                              <w:jc w:val="center"/>
                            </w:pPr>
                          </w:pPrChange>
                        </w:pPr>
                        <w:del w:id="311" w:author="Charles Ralph Strohman" w:date="2019-04-19T08:47:00Z">
                          <w:r w:rsidDel="005A4CD5">
                            <w:rPr>
                              <w:color w:val="002060"/>
                              <w:sz w:val="28"/>
                              <w:szCs w:val="28"/>
                            </w:rPr>
                            <w:delText>Pads too far out</w:delText>
                          </w:r>
                        </w:del>
                        <w:ins w:id="312" w:author="Charles Ralph Strohman" w:date="2019-04-19T08:50:00Z">
                          <w:r>
                            <w:rPr>
                              <w:color w:val="002060"/>
                              <w:sz w:val="28"/>
                              <w:szCs w:val="28"/>
                            </w:rPr>
                            <w:t>Set of 4 jumpers</w:t>
                          </w:r>
                        </w:ins>
                      </w:p>
                    </w:txbxContent>
                  </v:textbox>
                </v:shape>
              </w:pict>
            </mc:Fallback>
          </mc:AlternateContent>
        </w:r>
      </w:ins>
      <w:r w:rsidR="00AE4E72">
        <w:br w:type="page"/>
      </w:r>
      <w:ins w:id="313" w:author="Charles Ralph Strohman" w:date="2019-04-19T08:52:00Z">
        <w:r>
          <w:lastRenderedPageBreak/>
          <w:t xml:space="preserve">3) </w:t>
        </w:r>
      </w:ins>
      <w:ins w:id="314" w:author="Charles Ralph Strohman" w:date="2019-04-19T08:53:00Z">
        <w:r>
          <w:t>Install 3 sets of 2 50-mil jumpers</w:t>
        </w:r>
      </w:ins>
      <w:ins w:id="315" w:author="Charles Ralph Strohman" w:date="2019-04-19T08:54:00Z">
        <w:r>
          <w:t xml:space="preserve"> to configure the JTAG chain. The TM4C should be set for NORMAL, and the KU15P and VU7P should be set for BYPASS.</w:t>
        </w:r>
      </w:ins>
      <w:ins w:id="316" w:author="Charles Ralph Strohman" w:date="2019-04-19T08:57:00Z">
        <w:r>
          <w:t xml:space="preserve"> The silkscreen legend indicates how NORMAL has the jumpers parallel to the front panel, while BYPASS has the</w:t>
        </w:r>
      </w:ins>
      <w:ins w:id="317" w:author="Charles Ralph Strohman" w:date="2019-04-22T14:30:00Z">
        <w:r w:rsidR="006A3136">
          <w:t>m</w:t>
        </w:r>
      </w:ins>
      <w:ins w:id="318" w:author="Charles Ralph Strohman" w:date="2019-04-19T08:57:00Z">
        <w:r>
          <w:t xml:space="preserve"> </w:t>
        </w:r>
      </w:ins>
      <w:ins w:id="319" w:author="Charles Ralph Strohman" w:date="2019-04-19T08:58:00Z">
        <w:r>
          <w:t>perpendicular</w:t>
        </w:r>
      </w:ins>
      <w:ins w:id="320" w:author="Charles Ralph Strohman" w:date="2019-04-19T08:57:00Z">
        <w:r>
          <w:t xml:space="preserve"> </w:t>
        </w:r>
      </w:ins>
      <w:ins w:id="321" w:author="Charles Ralph Strohman" w:date="2019-04-19T08:58:00Z">
        <w:r>
          <w:t>to the front panel.</w:t>
        </w:r>
      </w:ins>
    </w:p>
    <w:p w:rsidR="005800A2" w:rsidRDefault="005800A2">
      <w:pPr>
        <w:ind w:left="720"/>
        <w:rPr>
          <w:ins w:id="322" w:author="Charles Ralph Strohman" w:date="2019-04-24T10:13:00Z"/>
        </w:rPr>
        <w:pPrChange w:id="323" w:author="Charles Ralph Strohman" w:date="2019-04-19T08:52:00Z">
          <w:pPr/>
        </w:pPrChange>
      </w:pPr>
    </w:p>
    <w:p w:rsidR="005800A2" w:rsidRDefault="005800A2">
      <w:pPr>
        <w:ind w:left="720"/>
        <w:rPr>
          <w:ins w:id="324" w:author="Charles Ralph Strohman" w:date="2019-04-19T08:55:00Z"/>
        </w:rPr>
        <w:pPrChange w:id="325" w:author="Charles Ralph Strohman" w:date="2019-04-19T08:52:00Z">
          <w:pPr/>
        </w:pPrChange>
      </w:pPr>
      <w:ins w:id="326" w:author="Charles Ralph Strohman" w:date="2019-04-24T10:13:00Z">
        <w:r>
          <w:t xml:space="preserve">Also install a 50-mil jumper on the pins labeled FORCE. This will force the JTAG chain to use only the front panel connector. Eventually, specially wired connectors will be used </w:t>
        </w:r>
      </w:ins>
      <w:ins w:id="327" w:author="Charles Ralph Strohman" w:date="2019-04-24T10:15:00Z">
        <w:r>
          <w:t xml:space="preserve">and the FORCE jumper will be removed. The special connector will </w:t>
        </w:r>
      </w:ins>
      <w:ins w:id="328" w:author="Charles Ralph Strohman" w:date="2019-04-24T10:16:00Z">
        <w:r>
          <w:t xml:space="preserve">connect </w:t>
        </w:r>
      </w:ins>
      <w:ins w:id="329" w:author="Charles Ralph Strohman" w:date="2019-04-24T10:13:00Z">
        <w:r>
          <w:t>pin #13</w:t>
        </w:r>
      </w:ins>
      <w:ins w:id="330" w:author="Charles Ralph Strohman" w:date="2019-04-24T10:16:00Z">
        <w:r>
          <w:t xml:space="preserve"> to GND.</w:t>
        </w:r>
      </w:ins>
    </w:p>
    <w:p w:rsidR="00507501" w:rsidRDefault="00507501">
      <w:pPr>
        <w:ind w:left="1440"/>
        <w:rPr>
          <w:ins w:id="331" w:author="Charles Ralph Strohman" w:date="2019-04-19T08:54:00Z"/>
        </w:rPr>
        <w:pPrChange w:id="332" w:author="Charles Ralph Strohman" w:date="2019-04-19T08:55:00Z">
          <w:pPr/>
        </w:pPrChange>
      </w:pPr>
    </w:p>
    <w:p w:rsidR="00507501" w:rsidRDefault="005800A2">
      <w:pPr>
        <w:ind w:left="1440"/>
        <w:rPr>
          <w:ins w:id="333" w:author="Charles Ralph Strohman" w:date="2019-04-24T09:39:00Z"/>
        </w:rPr>
        <w:pPrChange w:id="334" w:author="Charles Ralph Strohman" w:date="2019-04-19T08:55:00Z">
          <w:pPr/>
        </w:pPrChange>
      </w:pPr>
      <w:ins w:id="335" w:author="Charles Ralph Strohman" w:date="2019-04-24T10:12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02272" behindDoc="0" locked="0" layoutInCell="1" allowOverlap="1" wp14:anchorId="6B4A0CCB" wp14:editId="12D9A569">
                  <wp:simplePos x="0" y="0"/>
                  <wp:positionH relativeFrom="column">
                    <wp:posOffset>1773555</wp:posOffset>
                  </wp:positionH>
                  <wp:positionV relativeFrom="paragraph">
                    <wp:posOffset>1068069</wp:posOffset>
                  </wp:positionV>
                  <wp:extent cx="1057275" cy="1019175"/>
                  <wp:effectExtent l="38100" t="38100" r="28575" b="28575"/>
                  <wp:wrapNone/>
                  <wp:docPr id="28" name="Straight Arrow Connector 2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 flipV="1">
                            <a:off x="0" y="0"/>
                            <a:ext cx="1057275" cy="101917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5B37E8DB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8" o:spid="_x0000_s1026" type="#_x0000_t32" style="position:absolute;margin-left:139.65pt;margin-top:84.1pt;width:83.25pt;height:80.25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" strokecolor="red" strokeweight="2pt">
                  <v:stroke endarrow="open"/>
                </v:shape>
              </w:pict>
            </mc:Fallback>
          </mc:AlternateContent>
        </w:r>
      </w:ins>
      <w:ins w:id="336" w:author="Charles Ralph Strohman" w:date="2019-04-19T08:57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7936" behindDoc="0" locked="0" layoutInCell="1" allowOverlap="1" wp14:anchorId="23F2503E" wp14:editId="21FD1F29">
                  <wp:simplePos x="0" y="0"/>
                  <wp:positionH relativeFrom="column">
                    <wp:posOffset>2897505</wp:posOffset>
                  </wp:positionH>
                  <wp:positionV relativeFrom="paragraph">
                    <wp:posOffset>1020444</wp:posOffset>
                  </wp:positionV>
                  <wp:extent cx="1828800" cy="542925"/>
                  <wp:effectExtent l="38100" t="57150" r="19050" b="28575"/>
                  <wp:wrapNone/>
                  <wp:docPr id="19" name="Straight Arrow Connector 1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 flipV="1">
                            <a:off x="0" y="0"/>
                            <a:ext cx="1828800" cy="54292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2E5BF7EA" id="Straight Arrow Connector 19" o:spid="_x0000_s1026" type="#_x0000_t32" style="position:absolute;margin-left:228.15pt;margin-top:80.35pt;width:2in;height:42.75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" strokecolor="red" strokeweight="2pt">
                  <v:stroke endarrow="open"/>
                </v:shape>
              </w:pict>
            </mc:Fallback>
          </mc:AlternateContent>
        </w:r>
      </w:ins>
      <w:ins w:id="337" w:author="Charles Ralph Strohman" w:date="2019-04-19T08:56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5888" behindDoc="0" locked="0" layoutInCell="1" allowOverlap="1" wp14:anchorId="383C832E" wp14:editId="048155DB">
                  <wp:simplePos x="0" y="0"/>
                  <wp:positionH relativeFrom="column">
                    <wp:posOffset>2897505</wp:posOffset>
                  </wp:positionH>
                  <wp:positionV relativeFrom="paragraph">
                    <wp:posOffset>763269</wp:posOffset>
                  </wp:positionV>
                  <wp:extent cx="1821815" cy="85725"/>
                  <wp:effectExtent l="19050" t="76200" r="26035" b="28575"/>
                  <wp:wrapNone/>
                  <wp:docPr id="18" name="Straight Arrow Connector 1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 flipV="1">
                            <a:off x="0" y="0"/>
                            <a:ext cx="1821815" cy="8572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6FCB9FCD" id="Straight Arrow Connector 18" o:spid="_x0000_s1026" type="#_x0000_t32" style="position:absolute;margin-left:228.15pt;margin-top:60.1pt;width:143.45pt;height:6.75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" strokecolor="red" strokeweight="2pt">
                  <v:stroke endarrow="ope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3840" behindDoc="0" locked="0" layoutInCell="1" allowOverlap="1" wp14:anchorId="26C43463" wp14:editId="501A8DF5">
                  <wp:simplePos x="0" y="0"/>
                  <wp:positionH relativeFrom="column">
                    <wp:posOffset>2773679</wp:posOffset>
                  </wp:positionH>
                  <wp:positionV relativeFrom="paragraph">
                    <wp:posOffset>144145</wp:posOffset>
                  </wp:positionV>
                  <wp:extent cx="1974215" cy="323850"/>
                  <wp:effectExtent l="38100" t="0" r="26035" b="95250"/>
                  <wp:wrapNone/>
                  <wp:docPr id="17" name="Straight Arrow Connector 1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974215" cy="32385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717D878F" id="Straight Arrow Connector 17" o:spid="_x0000_s1026" type="#_x0000_t32" style="position:absolute;margin-left:218.4pt;margin-top:11.35pt;width:155.45pt;height:25.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" strokecolor="red" strokeweight="2pt">
                  <v:stroke endarrow="ope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1792" behindDoc="0" locked="0" layoutInCell="1" allowOverlap="1" wp14:anchorId="74F33504" wp14:editId="3145E1DA">
                  <wp:simplePos x="0" y="0"/>
                  <wp:positionH relativeFrom="margin">
                    <wp:align>right</wp:align>
                  </wp:positionH>
                  <wp:positionV relativeFrom="paragraph">
                    <wp:posOffset>1381760</wp:posOffset>
                  </wp:positionV>
                  <wp:extent cx="1543050" cy="349250"/>
                  <wp:effectExtent l="0" t="0" r="19050" b="69850"/>
                  <wp:wrapNone/>
                  <wp:docPr id="16" name="Rectangular Callout 1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543050" cy="349250"/>
                          </a:xfrm>
                          <a:prstGeom prst="wedgeRectCallou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07501" w:rsidRPr="008C7B8E" w:rsidRDefault="00507501">
                              <w:pPr>
                                <w:rPr>
                                  <w:color w:val="002060"/>
                                  <w:sz w:val="28"/>
                                  <w:szCs w:val="28"/>
                                </w:rPr>
                                <w:pPrChange w:id="338" w:author="Charles Ralph Strohman" w:date="2019-04-19T08:47:00Z">
                                  <w:pPr>
                                    <w:jc w:val="center"/>
                                  </w:pPr>
                                </w:pPrChange>
                              </w:pPr>
                              <w:del w:id="339" w:author="Charles Ralph Strohman" w:date="2019-04-19T08:47:00Z">
                                <w:r w:rsidDel="005A4CD5"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delText>Pads too far out</w:delText>
                                </w:r>
                              </w:del>
                              <w:ins w:id="340" w:author="Charles Ralph Strohman" w:date="2019-04-19T08:56:00Z">
                                <w:r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t>VU7P BYPASS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74F33504" id="Rectangular Callout 16" o:spid="_x0000_s1028" type="#_x0000_t61" style="position:absolute;left:0;text-align:left;margin-left:70.3pt;margin-top:108.8pt;width:121.5pt;height:27.5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" adj="6300,24300" fillcolor="#b8cce4 [1300]" strokecolor="#243f60 [1604]" strokeweight="2pt">
                  <v:textbox>
                    <w:txbxContent>
                      <w:p w:rsidR="00507501" w:rsidRPr="008C7B8E" w:rsidRDefault="00507501">
                        <w:pPr>
                          <w:rPr>
                            <w:color w:val="002060"/>
                            <w:sz w:val="28"/>
                            <w:szCs w:val="28"/>
                          </w:rPr>
                          <w:pPrChange w:id="341" w:author="Charles Ralph Strohman" w:date="2019-04-19T08:47:00Z">
                            <w:pPr>
                              <w:jc w:val="center"/>
                            </w:pPr>
                          </w:pPrChange>
                        </w:pPr>
                        <w:del w:id="342" w:author="Charles Ralph Strohman" w:date="2019-04-19T08:47:00Z">
                          <w:r w:rsidDel="005A4CD5">
                            <w:rPr>
                              <w:color w:val="002060"/>
                              <w:sz w:val="28"/>
                              <w:szCs w:val="28"/>
                            </w:rPr>
                            <w:delText>Pads too far out</w:delText>
                          </w:r>
                        </w:del>
                        <w:ins w:id="343" w:author="Charles Ralph Strohman" w:date="2019-04-19T08:56:00Z">
                          <w:r>
                            <w:rPr>
                              <w:color w:val="002060"/>
                              <w:sz w:val="28"/>
                              <w:szCs w:val="28"/>
                            </w:rPr>
                            <w:t>VU7P BYPASS</w:t>
                          </w:r>
                        </w:ins>
                      </w:p>
                    </w:txbxContent>
                  </v:textbox>
                  <w10:wrap anchorx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9744" behindDoc="0" locked="0" layoutInCell="1" allowOverlap="1" wp14:anchorId="7828C372" wp14:editId="4EDEE2A6">
                  <wp:simplePos x="0" y="0"/>
                  <wp:positionH relativeFrom="margin">
                    <wp:align>right</wp:align>
                  </wp:positionH>
                  <wp:positionV relativeFrom="paragraph">
                    <wp:posOffset>708025</wp:posOffset>
                  </wp:positionV>
                  <wp:extent cx="1543050" cy="349250"/>
                  <wp:effectExtent l="0" t="0" r="19050" b="69850"/>
                  <wp:wrapNone/>
                  <wp:docPr id="15" name="Rectangular Callout 1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543050" cy="349250"/>
                          </a:xfrm>
                          <a:prstGeom prst="wedgeRectCallou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07501" w:rsidRPr="008C7B8E" w:rsidRDefault="00507501">
                              <w:pPr>
                                <w:rPr>
                                  <w:color w:val="002060"/>
                                  <w:sz w:val="28"/>
                                  <w:szCs w:val="28"/>
                                </w:rPr>
                                <w:pPrChange w:id="344" w:author="Charles Ralph Strohman" w:date="2019-04-19T08:47:00Z">
                                  <w:pPr>
                                    <w:jc w:val="center"/>
                                  </w:pPr>
                                </w:pPrChange>
                              </w:pPr>
                              <w:del w:id="345" w:author="Charles Ralph Strohman" w:date="2019-04-19T08:47:00Z">
                                <w:r w:rsidDel="005A4CD5"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delText>Pads too far out</w:delText>
                                </w:r>
                              </w:del>
                              <w:ins w:id="346" w:author="Charles Ralph Strohman" w:date="2019-04-19T08:56:00Z">
                                <w:r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t>KU15P BYPASS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7828C372" id="Rectangular Callout 15" o:spid="_x0000_s1029" type="#_x0000_t61" style="position:absolute;left:0;text-align:left;margin-left:70.3pt;margin-top:55.75pt;width:121.5pt;height:27.5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" adj="6300,24300" fillcolor="#b8cce4 [1300]" strokecolor="#243f60 [1604]" strokeweight="2pt">
                  <v:textbox>
                    <w:txbxContent>
                      <w:p w:rsidR="00507501" w:rsidRPr="008C7B8E" w:rsidRDefault="00507501">
                        <w:pPr>
                          <w:rPr>
                            <w:color w:val="002060"/>
                            <w:sz w:val="28"/>
                            <w:szCs w:val="28"/>
                          </w:rPr>
                          <w:pPrChange w:id="347" w:author="Charles Ralph Strohman" w:date="2019-04-19T08:47:00Z">
                            <w:pPr>
                              <w:jc w:val="center"/>
                            </w:pPr>
                          </w:pPrChange>
                        </w:pPr>
                        <w:del w:id="348" w:author="Charles Ralph Strohman" w:date="2019-04-19T08:47:00Z">
                          <w:r w:rsidDel="005A4CD5">
                            <w:rPr>
                              <w:color w:val="002060"/>
                              <w:sz w:val="28"/>
                              <w:szCs w:val="28"/>
                            </w:rPr>
                            <w:delText>Pads too far out</w:delText>
                          </w:r>
                        </w:del>
                        <w:ins w:id="349" w:author="Charles Ralph Strohman" w:date="2019-04-19T08:56:00Z">
                          <w:r>
                            <w:rPr>
                              <w:color w:val="002060"/>
                              <w:sz w:val="28"/>
                              <w:szCs w:val="28"/>
                            </w:rPr>
                            <w:t>KU15P BYPASS</w:t>
                          </w:r>
                        </w:ins>
                      </w:p>
                    </w:txbxContent>
                  </v:textbox>
                  <w10:wrap anchorx="margin"/>
                </v:shape>
              </w:pict>
            </mc:Fallback>
          </mc:AlternateContent>
        </w:r>
      </w:ins>
      <w:ins w:id="350" w:author="Charles Ralph Strohman" w:date="2019-04-19T08:55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7696" behindDoc="0" locked="0" layoutInCell="1" allowOverlap="1" wp14:anchorId="153CE0B7" wp14:editId="5B858BA5">
                  <wp:simplePos x="0" y="0"/>
                  <wp:positionH relativeFrom="column">
                    <wp:posOffset>4714875</wp:posOffset>
                  </wp:positionH>
                  <wp:positionV relativeFrom="paragraph">
                    <wp:posOffset>8890</wp:posOffset>
                  </wp:positionV>
                  <wp:extent cx="1543050" cy="349250"/>
                  <wp:effectExtent l="0" t="0" r="19050" b="69850"/>
                  <wp:wrapNone/>
                  <wp:docPr id="14" name="Rectangular Callout 1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543050" cy="349250"/>
                          </a:xfrm>
                          <a:prstGeom prst="wedgeRectCallou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07501" w:rsidRPr="008C7B8E" w:rsidRDefault="00507501">
                              <w:pPr>
                                <w:rPr>
                                  <w:color w:val="002060"/>
                                  <w:sz w:val="28"/>
                                  <w:szCs w:val="28"/>
                                </w:rPr>
                                <w:pPrChange w:id="351" w:author="Charles Ralph Strohman" w:date="2019-04-19T08:47:00Z">
                                  <w:pPr>
                                    <w:jc w:val="center"/>
                                  </w:pPr>
                                </w:pPrChange>
                              </w:pPr>
                              <w:del w:id="352" w:author="Charles Ralph Strohman" w:date="2019-04-19T08:47:00Z">
                                <w:r w:rsidDel="005A4CD5"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delText>Pads too far out</w:delText>
                                </w:r>
                              </w:del>
                              <w:ins w:id="353" w:author="Charles Ralph Strohman" w:date="2019-04-19T08:55:00Z">
                                <w:r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t>TM4C NORMAL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153CE0B7" id="Rectangular Callout 14" o:spid="_x0000_s1030" type="#_x0000_t61" style="position:absolute;left:0;text-align:left;margin-left:371.25pt;margin-top:.7pt;width:121.5pt;height:27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" adj="6300,24300" fillcolor="#b8cce4 [1300]" strokecolor="#243f60 [1604]" strokeweight="2pt">
                  <v:textbox>
                    <w:txbxContent>
                      <w:p w:rsidR="00507501" w:rsidRPr="008C7B8E" w:rsidRDefault="00507501">
                        <w:pPr>
                          <w:rPr>
                            <w:color w:val="002060"/>
                            <w:sz w:val="28"/>
                            <w:szCs w:val="28"/>
                          </w:rPr>
                          <w:pPrChange w:id="354" w:author="Charles Ralph Strohman" w:date="2019-04-19T08:47:00Z">
                            <w:pPr>
                              <w:jc w:val="center"/>
                            </w:pPr>
                          </w:pPrChange>
                        </w:pPr>
                        <w:del w:id="355" w:author="Charles Ralph Strohman" w:date="2019-04-19T08:47:00Z">
                          <w:r w:rsidDel="005A4CD5">
                            <w:rPr>
                              <w:color w:val="002060"/>
                              <w:sz w:val="28"/>
                              <w:szCs w:val="28"/>
                            </w:rPr>
                            <w:delText>Pads too far out</w:delText>
                          </w:r>
                        </w:del>
                        <w:ins w:id="356" w:author="Charles Ralph Strohman" w:date="2019-04-19T08:55:00Z">
                          <w:r>
                            <w:rPr>
                              <w:color w:val="002060"/>
                              <w:sz w:val="28"/>
                              <w:szCs w:val="28"/>
                            </w:rPr>
                            <w:t>TM4C NORMAL</w:t>
                          </w:r>
                        </w:ins>
                      </w:p>
                    </w:txbxContent>
                  </v:textbox>
                </v:shape>
              </w:pict>
            </mc:Fallback>
          </mc:AlternateContent>
        </w:r>
      </w:ins>
      <w:ins w:id="357" w:author="Charles Ralph Strohman" w:date="2019-04-24T10:11:00Z">
        <w:r>
          <w:rPr>
            <w:noProof/>
          </w:rPr>
          <w:drawing>
            <wp:inline distT="0" distB="0" distL="0" distR="0">
              <wp:extent cx="2813685" cy="1728253"/>
              <wp:effectExtent l="0" t="0" r="5715" b="5715"/>
              <wp:docPr id="26" name="Picture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6" name="CM_JTAG_jumpers.jpg"/>
                      <pic:cNvPicPr/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34466" cy="174101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43805" w:rsidRDefault="00043805">
      <w:pPr>
        <w:ind w:left="1440"/>
        <w:rPr>
          <w:ins w:id="358" w:author="Charles Ralph Strohman" w:date="2019-04-24T10:12:00Z"/>
        </w:rPr>
        <w:pPrChange w:id="359" w:author="Charles Ralph Strohman" w:date="2019-04-19T08:55:00Z">
          <w:pPr/>
        </w:pPrChange>
      </w:pPr>
    </w:p>
    <w:p w:rsidR="005800A2" w:rsidRDefault="005800A2">
      <w:pPr>
        <w:ind w:left="1440"/>
        <w:rPr>
          <w:ins w:id="360" w:author="Charles Ralph Strohman" w:date="2019-04-24T10:12:00Z"/>
        </w:rPr>
        <w:pPrChange w:id="361" w:author="Charles Ralph Strohman" w:date="2019-04-19T08:55:00Z">
          <w:pPr/>
        </w:pPrChange>
      </w:pPr>
      <w:ins w:id="362" w:author="Charles Ralph Strohman" w:date="2019-04-24T10:12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00224" behindDoc="0" locked="0" layoutInCell="1" allowOverlap="1" wp14:anchorId="7B164FD5" wp14:editId="22018D80">
                  <wp:simplePos x="0" y="0"/>
                  <wp:positionH relativeFrom="margin">
                    <wp:posOffset>2849881</wp:posOffset>
                  </wp:positionH>
                  <wp:positionV relativeFrom="paragraph">
                    <wp:posOffset>10160</wp:posOffset>
                  </wp:positionV>
                  <wp:extent cx="2667000" cy="349250"/>
                  <wp:effectExtent l="0" t="0" r="19050" b="69850"/>
                  <wp:wrapNone/>
                  <wp:docPr id="27" name="Rectangular Callout 2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667000" cy="349250"/>
                          </a:xfrm>
                          <a:prstGeom prst="wedgeRectCallou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00A2" w:rsidRPr="008C7B8E" w:rsidRDefault="005800A2">
                              <w:pPr>
                                <w:rPr>
                                  <w:color w:val="002060"/>
                                  <w:sz w:val="28"/>
                                  <w:szCs w:val="28"/>
                                </w:rPr>
                                <w:pPrChange w:id="363" w:author="Charles Ralph Strohman" w:date="2019-04-19T08:47:00Z">
                                  <w:pPr>
                                    <w:jc w:val="center"/>
                                  </w:pPr>
                                </w:pPrChange>
                              </w:pPr>
                              <w:del w:id="364" w:author="Charles Ralph Strohman" w:date="2019-04-19T08:47:00Z">
                                <w:r w:rsidDel="005A4CD5"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delText>Pads too far out</w:delText>
                                </w:r>
                              </w:del>
                              <w:ins w:id="365" w:author="Charles Ralph Strohman" w:date="2019-04-24T10:12:00Z">
                                <w:r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t>FORCE FRONT PANEL JTAG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7B164FD5" id="Rectangular Callout 27" o:spid="_x0000_s1031" type="#_x0000_t61" style="position:absolute;left:0;text-align:left;margin-left:224.4pt;margin-top:.8pt;width:210pt;height:27.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" adj="6300,24300" fillcolor="#b8cce4 [1300]" strokecolor="#243f60 [1604]" strokeweight="2pt">
                  <v:textbox>
                    <w:txbxContent>
                      <w:p w:rsidR="005800A2" w:rsidRPr="008C7B8E" w:rsidRDefault="005800A2">
                        <w:pPr>
                          <w:rPr>
                            <w:color w:val="002060"/>
                            <w:sz w:val="28"/>
                            <w:szCs w:val="28"/>
                          </w:rPr>
                          <w:pPrChange w:id="366" w:author="Charles Ralph Strohman" w:date="2019-04-19T08:47:00Z">
                            <w:pPr>
                              <w:jc w:val="center"/>
                            </w:pPr>
                          </w:pPrChange>
                        </w:pPr>
                        <w:del w:id="367" w:author="Charles Ralph Strohman" w:date="2019-04-19T08:47:00Z">
                          <w:r w:rsidDel="005A4CD5">
                            <w:rPr>
                              <w:color w:val="002060"/>
                              <w:sz w:val="28"/>
                              <w:szCs w:val="28"/>
                            </w:rPr>
                            <w:delText>Pads too far out</w:delText>
                          </w:r>
                        </w:del>
                        <w:ins w:id="368" w:author="Charles Ralph Strohman" w:date="2019-04-24T10:12:00Z">
                          <w:r>
                            <w:rPr>
                              <w:color w:val="002060"/>
                              <w:sz w:val="28"/>
                              <w:szCs w:val="28"/>
                            </w:rPr>
                            <w:t>FORCE FRONT PANEL JTAG</w:t>
                          </w:r>
                        </w:ins>
                      </w:p>
                    </w:txbxContent>
                  </v:textbox>
                  <w10:wrap anchorx="margin"/>
                </v:shape>
              </w:pict>
            </mc:Fallback>
          </mc:AlternateContent>
        </w:r>
      </w:ins>
    </w:p>
    <w:p w:rsidR="005800A2" w:rsidRDefault="005800A2">
      <w:pPr>
        <w:ind w:left="1440"/>
        <w:rPr>
          <w:ins w:id="369" w:author="Charles Ralph Strohman" w:date="2019-04-24T10:12:00Z"/>
        </w:rPr>
        <w:pPrChange w:id="370" w:author="Charles Ralph Strohman" w:date="2019-04-19T08:55:00Z">
          <w:pPr/>
        </w:pPrChange>
      </w:pPr>
    </w:p>
    <w:p w:rsidR="005800A2" w:rsidRDefault="005800A2">
      <w:pPr>
        <w:ind w:left="1440"/>
        <w:rPr>
          <w:ins w:id="371" w:author="Charles Ralph Strohman" w:date="2019-04-24T09:39:00Z"/>
        </w:rPr>
        <w:pPrChange w:id="372" w:author="Charles Ralph Strohman" w:date="2019-04-19T08:55:00Z">
          <w:pPr/>
        </w:pPrChange>
      </w:pPr>
    </w:p>
    <w:p w:rsidR="00043805" w:rsidRDefault="00043805">
      <w:pPr>
        <w:ind w:left="720"/>
        <w:rPr>
          <w:ins w:id="373" w:author="Charles Ralph Strohman" w:date="2019-04-24T09:40:00Z"/>
        </w:rPr>
        <w:pPrChange w:id="374" w:author="Charles Ralph Strohman" w:date="2019-04-24T09:39:00Z">
          <w:pPr/>
        </w:pPrChange>
      </w:pPr>
      <w:ins w:id="375" w:author="Charles Ralph Strohman" w:date="2019-04-24T09:39:00Z">
        <w:r>
          <w:t xml:space="preserve">4) Clip pin #6 from the TM4C UART connector on the front edge of the board. This will </w:t>
        </w:r>
      </w:ins>
      <w:ins w:id="376" w:author="Charles Ralph Strohman" w:date="2019-04-24T09:40:00Z">
        <w:r>
          <w:t>“key” the header so that the mating connector cannot be inserted in the wrong orientation.</w:t>
        </w:r>
      </w:ins>
    </w:p>
    <w:p w:rsidR="00043805" w:rsidRDefault="00043805">
      <w:pPr>
        <w:ind w:left="720"/>
        <w:rPr>
          <w:ins w:id="377" w:author="Charles Ralph Strohman" w:date="2019-04-24T09:41:00Z"/>
        </w:rPr>
        <w:pPrChange w:id="378" w:author="Charles Ralph Strohman" w:date="2019-04-24T09:39:00Z">
          <w:pPr/>
        </w:pPrChange>
      </w:pPr>
    </w:p>
    <w:p w:rsidR="00043805" w:rsidRDefault="00043805">
      <w:pPr>
        <w:ind w:left="720"/>
        <w:rPr>
          <w:ins w:id="379" w:author="Charles Ralph Strohman" w:date="2019-04-24T09:43:00Z"/>
        </w:rPr>
        <w:pPrChange w:id="380" w:author="Charles Ralph Strohman" w:date="2019-04-24T09:39:00Z">
          <w:pPr/>
        </w:pPrChange>
      </w:pPr>
      <w:ins w:id="381" w:author="Charles Ralph Strohman" w:date="2019-04-24T09:41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92032" behindDoc="0" locked="0" layoutInCell="1" allowOverlap="1" wp14:anchorId="154B61E6" wp14:editId="07F777D8">
                  <wp:simplePos x="0" y="0"/>
                  <wp:positionH relativeFrom="column">
                    <wp:posOffset>3764279</wp:posOffset>
                  </wp:positionH>
                  <wp:positionV relativeFrom="paragraph">
                    <wp:posOffset>497840</wp:posOffset>
                  </wp:positionV>
                  <wp:extent cx="2085975" cy="349250"/>
                  <wp:effectExtent l="0" t="0" r="28575" b="69850"/>
                  <wp:wrapNone/>
                  <wp:docPr id="6" name="Rectangular Callout 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085975" cy="349250"/>
                          </a:xfrm>
                          <a:prstGeom prst="wedgeRectCallou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43805" w:rsidRPr="008C7B8E" w:rsidRDefault="00043805">
                              <w:pPr>
                                <w:rPr>
                                  <w:color w:val="002060"/>
                                  <w:sz w:val="28"/>
                                  <w:szCs w:val="28"/>
                                </w:rPr>
                                <w:pPrChange w:id="382" w:author="Charles Ralph Strohman" w:date="2019-04-19T08:47:00Z">
                                  <w:pPr>
                                    <w:jc w:val="center"/>
                                  </w:pPr>
                                </w:pPrChange>
                              </w:pPr>
                              <w:del w:id="383" w:author="Charles Ralph Strohman" w:date="2019-04-19T08:47:00Z">
                                <w:r w:rsidDel="005A4CD5"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delText>Pads too far out</w:delText>
                                </w:r>
                              </w:del>
                              <w:ins w:id="384" w:author="Charles Ralph Strohman" w:date="2019-04-24T09:42:00Z">
                                <w:r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t>Cut pin #6 (upper right)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154B61E6" id="Rectangular Callout 6" o:spid="_x0000_s1032" type="#_x0000_t61" style="position:absolute;left:0;text-align:left;margin-left:296.4pt;margin-top:39.2pt;width:164.25pt;height:27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" adj="6300,24300" fillcolor="#b8cce4 [1300]" strokecolor="#243f60 [1604]" strokeweight="2pt">
                  <v:textbox>
                    <w:txbxContent>
                      <w:p w:rsidR="00043805" w:rsidRPr="008C7B8E" w:rsidRDefault="00043805">
                        <w:pPr>
                          <w:rPr>
                            <w:color w:val="002060"/>
                            <w:sz w:val="28"/>
                            <w:szCs w:val="28"/>
                          </w:rPr>
                          <w:pPrChange w:id="385" w:author="Charles Ralph Strohman" w:date="2019-04-19T08:47:00Z">
                            <w:pPr>
                              <w:jc w:val="center"/>
                            </w:pPr>
                          </w:pPrChange>
                        </w:pPr>
                        <w:del w:id="386" w:author="Charles Ralph Strohman" w:date="2019-04-19T08:47:00Z">
                          <w:r w:rsidDel="005A4CD5">
                            <w:rPr>
                              <w:color w:val="002060"/>
                              <w:sz w:val="28"/>
                              <w:szCs w:val="28"/>
                            </w:rPr>
                            <w:delText>Pads too far out</w:delText>
                          </w:r>
                        </w:del>
                        <w:ins w:id="387" w:author="Charles Ralph Strohman" w:date="2019-04-24T09:42:00Z">
                          <w:r>
                            <w:rPr>
                              <w:color w:val="002060"/>
                              <w:sz w:val="28"/>
                              <w:szCs w:val="28"/>
                            </w:rPr>
                            <w:t>Cut pin #6 (upper right)</w:t>
                          </w:r>
                        </w:ins>
                      </w:p>
                    </w:txbxContent>
                  </v:textbox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94080" behindDoc="0" locked="0" layoutInCell="1" allowOverlap="1" wp14:anchorId="11063371" wp14:editId="35F030CC">
                  <wp:simplePos x="0" y="0"/>
                  <wp:positionH relativeFrom="column">
                    <wp:posOffset>1906905</wp:posOffset>
                  </wp:positionH>
                  <wp:positionV relativeFrom="paragraph">
                    <wp:posOffset>650239</wp:posOffset>
                  </wp:positionV>
                  <wp:extent cx="1847850" cy="409575"/>
                  <wp:effectExtent l="38100" t="0" r="19050" b="85725"/>
                  <wp:wrapNone/>
                  <wp:docPr id="13" name="Straight Arrow Connector 1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847850" cy="40957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50B709BE" id="Straight Arrow Connector 13" o:spid="_x0000_s1026" type="#_x0000_t32" style="position:absolute;margin-left:150.15pt;margin-top:51.2pt;width:145.5pt;height:32.2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" strokecolor="red" strokeweight="2pt">
                  <v:stroke endarrow="open"/>
                </v:shape>
              </w:pict>
            </mc:Fallback>
          </mc:AlternateContent>
        </w:r>
        <w:r>
          <w:rPr>
            <w:noProof/>
          </w:rPr>
          <w:drawing>
            <wp:inline distT="0" distB="0" distL="0" distR="0">
              <wp:extent cx="2952750" cy="2662879"/>
              <wp:effectExtent l="0" t="0" r="0" b="444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TM4C_UART_Header.jpg"/>
                      <pic:cNvPicPr/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62883" cy="267201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43805" w:rsidRDefault="00043805">
      <w:pPr>
        <w:ind w:left="720"/>
        <w:rPr>
          <w:ins w:id="388" w:author="Charles Ralph Strohman" w:date="2019-04-24T09:43:00Z"/>
        </w:rPr>
        <w:pPrChange w:id="389" w:author="Charles Ralph Strohman" w:date="2019-04-24T09:39:00Z">
          <w:pPr/>
        </w:pPrChange>
      </w:pPr>
    </w:p>
    <w:p w:rsidR="00043805" w:rsidRDefault="00043805">
      <w:pPr>
        <w:ind w:left="720"/>
        <w:pPrChange w:id="390" w:author="Charles Ralph Strohman" w:date="2019-04-24T09:39:00Z">
          <w:pPr/>
        </w:pPrChange>
      </w:pPr>
      <w:ins w:id="391" w:author="Charles Ralph Strohman" w:date="2019-04-24T09:44:00Z">
        <w:r>
          <w:rPr>
            <w:noProof/>
          </w:rPr>
          <w:lastRenderedPageBreak/>
          <mc:AlternateContent>
            <mc:Choice Requires="wps">
              <w:drawing>
                <wp:anchor distT="0" distB="0" distL="114300" distR="114300" simplePos="0" relativeHeight="251698176" behindDoc="0" locked="0" layoutInCell="1" allowOverlap="1" wp14:anchorId="3FFBB96E" wp14:editId="37057778">
                  <wp:simplePos x="0" y="0"/>
                  <wp:positionH relativeFrom="column">
                    <wp:posOffset>1287780</wp:posOffset>
                  </wp:positionH>
                  <wp:positionV relativeFrom="paragraph">
                    <wp:posOffset>511175</wp:posOffset>
                  </wp:positionV>
                  <wp:extent cx="2590800" cy="771525"/>
                  <wp:effectExtent l="38100" t="0" r="19050" b="85725"/>
                  <wp:wrapNone/>
                  <wp:docPr id="25" name="Straight Arrow Connector 2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2590800" cy="77152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70794CA7" id="Straight Arrow Connector 25" o:spid="_x0000_s1026" type="#_x0000_t32" style="position:absolute;margin-left:101.4pt;margin-top:40.25pt;width:204pt;height:60.7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" strokecolor="red" strokeweight="2pt">
                  <v:stroke endarrow="open"/>
                </v:shape>
              </w:pict>
            </mc:Fallback>
          </mc:AlternateContent>
        </w:r>
      </w:ins>
      <w:ins w:id="392" w:author="Charles Ralph Strohman" w:date="2019-04-24T09:43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96128" behindDoc="0" locked="0" layoutInCell="1" allowOverlap="1" wp14:anchorId="4BB0AF11" wp14:editId="5438F9D7">
                  <wp:simplePos x="0" y="0"/>
                  <wp:positionH relativeFrom="column">
                    <wp:posOffset>3895725</wp:posOffset>
                  </wp:positionH>
                  <wp:positionV relativeFrom="paragraph">
                    <wp:posOffset>348615</wp:posOffset>
                  </wp:positionV>
                  <wp:extent cx="2085975" cy="349250"/>
                  <wp:effectExtent l="0" t="0" r="28575" b="69850"/>
                  <wp:wrapNone/>
                  <wp:docPr id="24" name="Rectangular Callout 2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085975" cy="349250"/>
                          </a:xfrm>
                          <a:prstGeom prst="wedgeRectCallou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43805" w:rsidRPr="008C7B8E" w:rsidRDefault="00043805">
                              <w:pPr>
                                <w:rPr>
                                  <w:color w:val="002060"/>
                                  <w:sz w:val="28"/>
                                  <w:szCs w:val="28"/>
                                </w:rPr>
                                <w:pPrChange w:id="393" w:author="Charles Ralph Strohman" w:date="2019-04-19T08:47:00Z">
                                  <w:pPr>
                                    <w:jc w:val="center"/>
                                  </w:pPr>
                                </w:pPrChange>
                              </w:pPr>
                              <w:del w:id="394" w:author="Charles Ralph Strohman" w:date="2019-04-19T08:47:00Z">
                                <w:r w:rsidDel="005A4CD5"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delText>Pads too far out</w:delText>
                                </w:r>
                              </w:del>
                              <w:ins w:id="395" w:author="Charles Ralph Strohman" w:date="2019-04-24T09:44:00Z">
                                <w:r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t>P</w:t>
                                </w:r>
                              </w:ins>
                              <w:ins w:id="396" w:author="Charles Ralph Strohman" w:date="2019-04-24T09:42:00Z">
                                <w:r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t xml:space="preserve">in #6 </w:t>
                                </w:r>
                              </w:ins>
                              <w:ins w:id="397" w:author="Charles Ralph Strohman" w:date="2019-04-24T09:44:00Z">
                                <w:r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t>is obstructed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4BB0AF11" id="Rectangular Callout 24" o:spid="_x0000_s1033" type="#_x0000_t61" style="position:absolute;left:0;text-align:left;margin-left:306.75pt;margin-top:27.45pt;width:164.25pt;height:27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" adj="6300,24300" fillcolor="#b8cce4 [1300]" strokecolor="#243f60 [1604]" strokeweight="2pt">
                  <v:textbox>
                    <w:txbxContent>
                      <w:p w:rsidR="00043805" w:rsidRPr="008C7B8E" w:rsidRDefault="00043805">
                        <w:pPr>
                          <w:rPr>
                            <w:color w:val="002060"/>
                            <w:sz w:val="28"/>
                            <w:szCs w:val="28"/>
                          </w:rPr>
                          <w:pPrChange w:id="398" w:author="Charles Ralph Strohman" w:date="2019-04-19T08:47:00Z">
                            <w:pPr>
                              <w:jc w:val="center"/>
                            </w:pPr>
                          </w:pPrChange>
                        </w:pPr>
                        <w:del w:id="399" w:author="Charles Ralph Strohman" w:date="2019-04-19T08:47:00Z">
                          <w:r w:rsidDel="005A4CD5">
                            <w:rPr>
                              <w:color w:val="002060"/>
                              <w:sz w:val="28"/>
                              <w:szCs w:val="28"/>
                            </w:rPr>
                            <w:delText>Pads too far out</w:delText>
                          </w:r>
                        </w:del>
                        <w:ins w:id="400" w:author="Charles Ralph Strohman" w:date="2019-04-24T09:44:00Z">
                          <w:r>
                            <w:rPr>
                              <w:color w:val="002060"/>
                              <w:sz w:val="28"/>
                              <w:szCs w:val="28"/>
                            </w:rPr>
                            <w:t>P</w:t>
                          </w:r>
                        </w:ins>
                        <w:ins w:id="401" w:author="Charles Ralph Strohman" w:date="2019-04-24T09:42:00Z">
                          <w:r>
                            <w:rPr>
                              <w:color w:val="002060"/>
                              <w:sz w:val="28"/>
                              <w:szCs w:val="28"/>
                            </w:rPr>
                            <w:t xml:space="preserve">in #6 </w:t>
                          </w:r>
                        </w:ins>
                        <w:ins w:id="402" w:author="Charles Ralph Strohman" w:date="2019-04-24T09:44:00Z">
                          <w:r>
                            <w:rPr>
                              <w:color w:val="002060"/>
                              <w:sz w:val="28"/>
                              <w:szCs w:val="28"/>
                            </w:rPr>
                            <w:t>is obstructed</w:t>
                          </w:r>
                        </w:ins>
                      </w:p>
                    </w:txbxContent>
                  </v:textbox>
                </v:shape>
              </w:pict>
            </mc:Fallback>
          </mc:AlternateContent>
        </w:r>
        <w:r>
          <w:rPr>
            <w:noProof/>
          </w:rPr>
          <w:drawing>
            <wp:inline distT="0" distB="0" distL="0" distR="0">
              <wp:extent cx="2895600" cy="2189356"/>
              <wp:effectExtent l="0" t="0" r="0" b="1905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3" name="TM4C_UART_Cable.jpg"/>
                      <pic:cNvPicPr/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09427" cy="21998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662273" w:rsidRDefault="00662273" w:rsidP="00E63FEC">
      <w:pPr>
        <w:pStyle w:val="Heading1"/>
        <w:rPr>
          <w:ins w:id="403" w:author="Charles Ralph Strohman" w:date="2019-05-15T10:02:00Z"/>
        </w:rPr>
      </w:pPr>
      <w:bookmarkStart w:id="404" w:name="_Toc6320038"/>
    </w:p>
    <w:p w:rsidR="0024793F" w:rsidRDefault="0024793F">
      <w:pPr>
        <w:rPr>
          <w:ins w:id="405" w:author="Charles Ralph Strohman" w:date="2019-05-15T14:29:00Z"/>
          <w:i/>
          <w:iCs/>
          <w:sz w:val="28"/>
        </w:rPr>
      </w:pPr>
      <w:ins w:id="406" w:author="Charles Ralph Strohman" w:date="2019-05-15T14:29:00Z">
        <w:r>
          <w:br w:type="page"/>
        </w:r>
      </w:ins>
    </w:p>
    <w:p w:rsidR="00662273" w:rsidRDefault="00662273" w:rsidP="00E63FEC">
      <w:pPr>
        <w:pStyle w:val="Heading1"/>
        <w:rPr>
          <w:ins w:id="407" w:author="Charles Ralph Strohman" w:date="2019-05-15T10:04:00Z"/>
        </w:rPr>
      </w:pPr>
      <w:ins w:id="408" w:author="Charles Ralph Strohman" w:date="2019-05-15T10:03:00Z">
        <w:r>
          <w:t>DRIVING I2C SLAVES FROM THE AARDVARK HOST ADAPTER</w:t>
        </w:r>
      </w:ins>
    </w:p>
    <w:p w:rsidR="00662273" w:rsidRDefault="00662273" w:rsidP="00662273">
      <w:pPr>
        <w:rPr>
          <w:ins w:id="409" w:author="Charles Ralph Strohman" w:date="2019-05-15T10:04:00Z"/>
        </w:rPr>
        <w:pPrChange w:id="410" w:author="Charles Ralph Strohman" w:date="2019-05-15T10:04:00Z">
          <w:pPr>
            <w:pStyle w:val="Heading1"/>
          </w:pPr>
        </w:pPrChange>
      </w:pPr>
    </w:p>
    <w:p w:rsidR="00662273" w:rsidRDefault="00662273" w:rsidP="00662273">
      <w:pPr>
        <w:ind w:left="720"/>
        <w:rPr>
          <w:ins w:id="411" w:author="Charles Ralph Strohman" w:date="2019-05-15T14:30:00Z"/>
        </w:rPr>
        <w:pPrChange w:id="412" w:author="Charles Ralph Strohman" w:date="2019-05-15T10:04:00Z">
          <w:pPr>
            <w:pStyle w:val="Heading1"/>
          </w:pPr>
        </w:pPrChange>
      </w:pPr>
      <w:ins w:id="413" w:author="Charles Ralph Strohman" w:date="2019-05-15T10:05:00Z">
        <w:r>
          <w:t>Any of the six I2C chains can be driven from an external host adapter. The host adapter is connected by removing the 4 jumpers from the desired I2C chain and attaching the Aardvark I2C/SPI</w:t>
        </w:r>
      </w:ins>
      <w:ins w:id="414" w:author="Charles Ralph Strohman" w:date="2019-05-15T10:06:00Z">
        <w:r>
          <w:t xml:space="preserve"> adapter by way of a custom cable</w:t>
        </w:r>
      </w:ins>
      <w:ins w:id="415" w:author="Charles Ralph Strohman" w:date="2019-05-15T10:12:00Z">
        <w:r>
          <w:t>, then running the TotalPhase SerialControl program</w:t>
        </w:r>
      </w:ins>
      <w:ins w:id="416" w:author="Charles Ralph Strohman" w:date="2019-05-15T10:06:00Z">
        <w:r>
          <w:t>.</w:t>
        </w:r>
      </w:ins>
    </w:p>
    <w:p w:rsidR="0024793F" w:rsidRDefault="0024793F" w:rsidP="00662273">
      <w:pPr>
        <w:ind w:left="720"/>
        <w:rPr>
          <w:ins w:id="417" w:author="Charles Ralph Strohman" w:date="2019-05-15T14:30:00Z"/>
        </w:rPr>
        <w:pPrChange w:id="418" w:author="Charles Ralph Strohman" w:date="2019-05-15T10:04:00Z">
          <w:pPr>
            <w:pStyle w:val="Heading1"/>
          </w:pPr>
        </w:pPrChange>
      </w:pPr>
    </w:p>
    <w:p w:rsidR="0024793F" w:rsidRDefault="0024793F" w:rsidP="0024793F">
      <w:pPr>
        <w:ind w:left="720"/>
        <w:rPr>
          <w:ins w:id="419" w:author="Charles Ralph Strohman" w:date="2019-05-15T14:30:00Z"/>
        </w:rPr>
      </w:pPr>
      <w:ins w:id="420" w:author="Charles Ralph Strohman" w:date="2019-05-15T14:30:00Z">
        <w:r>
          <w:t>The manual is at:</w:t>
        </w:r>
      </w:ins>
    </w:p>
    <w:p w:rsidR="0024793F" w:rsidRDefault="0024793F" w:rsidP="0024793F">
      <w:pPr>
        <w:ind w:left="720"/>
        <w:rPr>
          <w:ins w:id="421" w:author="Charles Ralph Strohman" w:date="2019-05-15T10:12:00Z"/>
        </w:rPr>
        <w:pPrChange w:id="422" w:author="Charles Ralph Strohman" w:date="2019-05-15T10:04:00Z">
          <w:pPr>
            <w:pStyle w:val="Heading1"/>
          </w:pPr>
        </w:pPrChange>
      </w:pPr>
      <w:ins w:id="423" w:author="Charles Ralph Strohman" w:date="2019-05-15T14:30:00Z">
        <w:r>
          <w:t>https://www.totalphase.com/support/articles/200468316-Aardvark-I2C-SPI-Host-Adapter-User-Manual</w:t>
        </w:r>
      </w:ins>
    </w:p>
    <w:p w:rsidR="00662273" w:rsidRDefault="00662273" w:rsidP="00662273">
      <w:pPr>
        <w:ind w:left="720"/>
        <w:rPr>
          <w:ins w:id="424" w:author="Charles Ralph Strohman" w:date="2019-05-15T10:12:00Z"/>
        </w:rPr>
        <w:pPrChange w:id="425" w:author="Charles Ralph Strohman" w:date="2019-05-15T10:04:00Z">
          <w:pPr>
            <w:pStyle w:val="Heading1"/>
          </w:pPr>
        </w:pPrChange>
      </w:pPr>
    </w:p>
    <w:p w:rsidR="00662273" w:rsidRDefault="00662273" w:rsidP="00662273">
      <w:pPr>
        <w:ind w:left="720"/>
        <w:rPr>
          <w:ins w:id="426" w:author="Charles Ralph Strohman" w:date="2019-05-15T10:13:00Z"/>
        </w:rPr>
        <w:pPrChange w:id="427" w:author="Charles Ralph Strohman" w:date="2019-05-15T10:04:00Z">
          <w:pPr>
            <w:pStyle w:val="Heading1"/>
          </w:pPr>
        </w:pPrChange>
      </w:pPr>
      <w:ins w:id="428" w:author="Charles Ralph Strohman" w:date="2019-05-15T10:12:00Z">
        <w:r>
          <w:t xml:space="preserve">1) Remove the jumpers from the desired I2C slave bus. In this case, it is the I2C bus for the </w:t>
        </w:r>
      </w:ins>
      <w:ins w:id="429" w:author="Charles Ralph Strohman" w:date="2019-05-15T10:13:00Z">
        <w:r w:rsidR="00EA469A">
          <w:t>DC-DC converters.</w:t>
        </w:r>
      </w:ins>
    </w:p>
    <w:p w:rsidR="00EA469A" w:rsidRDefault="00EA469A" w:rsidP="00662273">
      <w:pPr>
        <w:ind w:left="720"/>
        <w:rPr>
          <w:ins w:id="430" w:author="Charles Ralph Strohman" w:date="2019-05-15T10:07:00Z"/>
        </w:rPr>
        <w:pPrChange w:id="431" w:author="Charles Ralph Strohman" w:date="2019-05-15T10:04:00Z">
          <w:pPr>
            <w:pStyle w:val="Heading1"/>
          </w:pPr>
        </w:pPrChange>
      </w:pPr>
      <w:ins w:id="432" w:author="Charles Ralph Strohman" w:date="2019-05-15T10:13:00Z">
        <w:r>
          <w:rPr>
            <w:noProof/>
          </w:rPr>
          <w:drawing>
            <wp:inline distT="0" distB="0" distL="0" distR="0">
              <wp:extent cx="2362200" cy="2409036"/>
              <wp:effectExtent l="0" t="0" r="0" b="0"/>
              <wp:docPr id="22" name="Pictur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2" name="I2C_remove_jumpers.jpg"/>
                      <pic:cNvPicPr/>
                    </pic:nvPicPr>
                    <pic:blipFill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74267" cy="242134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662273" w:rsidRDefault="00662273" w:rsidP="00662273">
      <w:pPr>
        <w:ind w:left="720"/>
        <w:rPr>
          <w:ins w:id="433" w:author="Charles Ralph Strohman" w:date="2019-05-15T10:13:00Z"/>
        </w:rPr>
        <w:pPrChange w:id="434" w:author="Charles Ralph Strohman" w:date="2019-05-15T10:04:00Z">
          <w:pPr>
            <w:pStyle w:val="Heading1"/>
          </w:pPr>
        </w:pPrChange>
      </w:pPr>
    </w:p>
    <w:p w:rsidR="00EA469A" w:rsidRDefault="00EA469A" w:rsidP="00662273">
      <w:pPr>
        <w:ind w:left="720"/>
        <w:rPr>
          <w:ins w:id="435" w:author="Charles Ralph Strohman" w:date="2019-05-15T10:14:00Z"/>
        </w:rPr>
        <w:pPrChange w:id="436" w:author="Charles Ralph Strohman" w:date="2019-05-15T10:04:00Z">
          <w:pPr>
            <w:pStyle w:val="Heading1"/>
          </w:pPr>
        </w:pPrChange>
      </w:pPr>
      <w:ins w:id="437" w:author="Charles Ralph Strohman" w:date="2019-05-15T10:13:00Z">
        <w:r>
          <w:t xml:space="preserve">2) Attach the adapter cable that is labeled </w:t>
        </w:r>
      </w:ins>
      <w:ins w:id="438" w:author="Charles Ralph Strohman" w:date="2019-05-15T10:14:00Z">
        <w:r>
          <w:t xml:space="preserve">“BOARD IS SLAVE”. The wires connect to the top row of pins, with the </w:t>
        </w:r>
      </w:ins>
      <w:ins w:id="439" w:author="Charles Ralph Strohman" w:date="2019-05-15T10:15:00Z">
        <w:r>
          <w:t xml:space="preserve">yellow wire to the left and the </w:t>
        </w:r>
      </w:ins>
      <w:ins w:id="440" w:author="Charles Ralph Strohman" w:date="2019-05-15T10:14:00Z">
        <w:r>
          <w:t>white wire to the right.</w:t>
        </w:r>
      </w:ins>
      <w:ins w:id="441" w:author="Charles Ralph Strohman" w:date="2019-05-15T10:15:00Z">
        <w:r>
          <w:t xml:space="preserve"> The</w:t>
        </w:r>
      </w:ins>
      <w:ins w:id="442" w:author="Charles Ralph Strohman" w:date="2019-05-15T10:23:00Z">
        <w:r>
          <w:t xml:space="preserve"> 8-pin front panel</w:t>
        </w:r>
      </w:ins>
      <w:ins w:id="443" w:author="Charles Ralph Strohman" w:date="2019-05-15T10:15:00Z">
        <w:r>
          <w:t xml:space="preserve"> connector is not keyed.</w:t>
        </w:r>
      </w:ins>
      <w:ins w:id="444" w:author="Charles Ralph Strohman" w:date="2019-05-15T10:23:00Z">
        <w:r>
          <w:t xml:space="preserve"> The 10-pin connector to the adapter is keyed. </w:t>
        </w:r>
      </w:ins>
    </w:p>
    <w:p w:rsidR="00EA469A" w:rsidRDefault="00EA469A" w:rsidP="00662273">
      <w:pPr>
        <w:ind w:left="720"/>
        <w:rPr>
          <w:ins w:id="445" w:author="Charles Ralph Strohman" w:date="2019-05-15T10:07:00Z"/>
        </w:rPr>
        <w:pPrChange w:id="446" w:author="Charles Ralph Strohman" w:date="2019-05-15T10:04:00Z">
          <w:pPr>
            <w:pStyle w:val="Heading1"/>
          </w:pPr>
        </w:pPrChange>
      </w:pPr>
      <w:ins w:id="447" w:author="Charles Ralph Strohman" w:date="2019-05-15T10:22:00Z">
        <w:r>
          <w:rPr>
            <w:noProof/>
          </w:rPr>
          <w:drawing>
            <wp:inline distT="0" distB="0" distL="0" distR="0">
              <wp:extent cx="2370604" cy="2457450"/>
              <wp:effectExtent l="0" t="0" r="0" b="0"/>
              <wp:docPr id="30" name="Picture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0" name="I2C_attach_adapter.jpg"/>
                      <pic:cNvPicPr/>
                    </pic:nvPicPr>
                    <pic:blipFill>
                      <a:blip r:embed="rId1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87922" cy="247540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bookmarkStart w:id="448" w:name="_GoBack"/>
      <w:bookmarkEnd w:id="448"/>
    </w:p>
    <w:p w:rsidR="00EA469A" w:rsidRDefault="00EA469A" w:rsidP="00662273">
      <w:pPr>
        <w:ind w:left="720"/>
        <w:rPr>
          <w:ins w:id="449" w:author="Charles Ralph Strohman" w:date="2019-05-15T10:16:00Z"/>
        </w:rPr>
        <w:pPrChange w:id="450" w:author="Charles Ralph Strohman" w:date="2019-05-15T10:04:00Z">
          <w:pPr>
            <w:pStyle w:val="Heading1"/>
          </w:pPr>
        </w:pPrChange>
      </w:pPr>
    </w:p>
    <w:p w:rsidR="00A21913" w:rsidRDefault="00EA469A" w:rsidP="00662273">
      <w:pPr>
        <w:ind w:left="720"/>
        <w:rPr>
          <w:ins w:id="451" w:author="Charles Ralph Strohman" w:date="2019-05-15T10:23:00Z"/>
        </w:rPr>
        <w:pPrChange w:id="452" w:author="Charles Ralph Strohman" w:date="2019-05-15T10:04:00Z">
          <w:pPr>
            <w:pStyle w:val="Heading1"/>
          </w:pPr>
        </w:pPrChange>
      </w:pPr>
      <w:ins w:id="453" w:author="Charles Ralph Strohman" w:date="2019-05-15T10:16:00Z">
        <w:r>
          <w:t xml:space="preserve">3) </w:t>
        </w:r>
      </w:ins>
      <w:ins w:id="454" w:author="Charles Ralph Strohman" w:date="2019-05-15T10:23:00Z">
        <w:r w:rsidR="00A21913">
          <w:t>The signals are:</w:t>
        </w:r>
      </w:ins>
    </w:p>
    <w:p w:rsidR="00A21913" w:rsidRDefault="00A21913" w:rsidP="00A21913">
      <w:pPr>
        <w:ind w:left="1440"/>
        <w:rPr>
          <w:ins w:id="455" w:author="Charles Ralph Strohman" w:date="2019-05-15T10:24:00Z"/>
        </w:rPr>
        <w:pPrChange w:id="456" w:author="Charles Ralph Strohman" w:date="2019-05-15T10:24:00Z">
          <w:pPr>
            <w:pStyle w:val="Heading1"/>
          </w:pPr>
        </w:pPrChange>
      </w:pPr>
      <w:ins w:id="457" w:author="Charles Ralph Strohman" w:date="2019-05-15T10:24:00Z">
        <w:r>
          <w:t>Yellow = SCL</w:t>
        </w:r>
      </w:ins>
      <w:ins w:id="458" w:author="Charles Ralph Strohman" w:date="2019-05-15T10:26:00Z">
        <w:r>
          <w:t xml:space="preserve"> (I2C Clock)</w:t>
        </w:r>
      </w:ins>
    </w:p>
    <w:p w:rsidR="00A21913" w:rsidRDefault="00A21913" w:rsidP="00A21913">
      <w:pPr>
        <w:ind w:left="1440"/>
        <w:rPr>
          <w:ins w:id="459" w:author="Charles Ralph Strohman" w:date="2019-05-15T10:26:00Z"/>
        </w:rPr>
        <w:pPrChange w:id="460" w:author="Charles Ralph Strohman" w:date="2019-05-15T10:24:00Z">
          <w:pPr>
            <w:pStyle w:val="Heading1"/>
          </w:pPr>
        </w:pPrChange>
      </w:pPr>
      <w:ins w:id="461" w:author="Charles Ralph Strohman" w:date="2019-05-15T10:26:00Z">
        <w:r>
          <w:t>Blue = SDA (I2C Data)</w:t>
        </w:r>
      </w:ins>
    </w:p>
    <w:p w:rsidR="00A21913" w:rsidRDefault="00A21913" w:rsidP="00A21913">
      <w:pPr>
        <w:ind w:left="1440"/>
        <w:rPr>
          <w:ins w:id="462" w:author="Charles Ralph Strohman" w:date="2019-05-15T10:27:00Z"/>
        </w:rPr>
        <w:pPrChange w:id="463" w:author="Charles Ralph Strohman" w:date="2019-05-15T10:24:00Z">
          <w:pPr>
            <w:pStyle w:val="Heading1"/>
          </w:pPr>
        </w:pPrChange>
      </w:pPr>
      <w:ins w:id="464" w:author="Charles Ralph Strohman" w:date="2019-05-15T10:27:00Z">
        <w:r>
          <w:t>Red = RESET</w:t>
        </w:r>
      </w:ins>
    </w:p>
    <w:p w:rsidR="00A21913" w:rsidRDefault="00A21913" w:rsidP="00A21913">
      <w:pPr>
        <w:ind w:left="1440"/>
        <w:rPr>
          <w:ins w:id="465" w:author="Charles Ralph Strohman" w:date="2019-05-15T10:27:00Z"/>
        </w:rPr>
        <w:pPrChange w:id="466" w:author="Charles Ralph Strohman" w:date="2019-05-15T10:24:00Z">
          <w:pPr>
            <w:pStyle w:val="Heading1"/>
          </w:pPr>
        </w:pPrChange>
      </w:pPr>
      <w:ins w:id="467" w:author="Charles Ralph Strohman" w:date="2019-05-15T10:27:00Z">
        <w:r>
          <w:t>White = GND</w:t>
        </w:r>
      </w:ins>
    </w:p>
    <w:p w:rsidR="00A21913" w:rsidRDefault="00A21913" w:rsidP="00A21913">
      <w:pPr>
        <w:ind w:left="1440"/>
        <w:rPr>
          <w:ins w:id="468" w:author="Charles Ralph Strohman" w:date="2019-05-15T10:27:00Z"/>
        </w:rPr>
        <w:pPrChange w:id="469" w:author="Charles Ralph Strohman" w:date="2019-05-15T10:24:00Z">
          <w:pPr>
            <w:pStyle w:val="Heading1"/>
          </w:pPr>
        </w:pPrChange>
      </w:pPr>
    </w:p>
    <w:p w:rsidR="00A21913" w:rsidRDefault="00A21913" w:rsidP="00A21913">
      <w:pPr>
        <w:ind w:left="720"/>
        <w:rPr>
          <w:ins w:id="470" w:author="Charles Ralph Strohman" w:date="2019-05-15T10:31:00Z"/>
        </w:rPr>
        <w:pPrChange w:id="471" w:author="Charles Ralph Strohman" w:date="2019-05-15T10:27:00Z">
          <w:pPr>
            <w:pStyle w:val="Heading1"/>
          </w:pPr>
        </w:pPrChange>
      </w:pPr>
      <w:ins w:id="472" w:author="Charles Ralph Strohman" w:date="2019-05-15T10:27:00Z">
        <w:r>
          <w:t xml:space="preserve">4) Start the TotalPhase </w:t>
        </w:r>
      </w:ins>
      <w:ins w:id="473" w:author="Charles Ralph Strohman" w:date="2019-05-15T10:28:00Z">
        <w:r>
          <w:t xml:space="preserve">“Control Center Serial” program. </w:t>
        </w:r>
      </w:ins>
      <w:ins w:id="474" w:author="Charles Ralph Strohman" w:date="2019-05-15T10:29:00Z">
        <w:r>
          <w:t>From the menu bar, select “Adapter”</w:t>
        </w:r>
      </w:ins>
      <w:ins w:id="475" w:author="Charles Ralph Strohman" w:date="2019-05-15T10:30:00Z">
        <w:r>
          <w:t xml:space="preserve"> Then scroll down to </w:t>
        </w:r>
      </w:ins>
      <w:ins w:id="476" w:author="Charles Ralph Strohman" w:date="2019-05-15T10:31:00Z">
        <w:r>
          <w:t>“I2C + GPIO”.</w:t>
        </w:r>
      </w:ins>
    </w:p>
    <w:p w:rsidR="00A21913" w:rsidRDefault="00A21913" w:rsidP="00A21913">
      <w:pPr>
        <w:ind w:left="720"/>
        <w:rPr>
          <w:ins w:id="477" w:author="Charles Ralph Strohman" w:date="2019-05-15T10:31:00Z"/>
        </w:rPr>
        <w:pPrChange w:id="478" w:author="Charles Ralph Strohman" w:date="2019-05-15T10:27:00Z">
          <w:pPr>
            <w:pStyle w:val="Heading1"/>
          </w:pPr>
        </w:pPrChange>
      </w:pPr>
      <w:ins w:id="479" w:author="Charles Ralph Strohman" w:date="2019-05-15T10:31:00Z">
        <w:r>
          <w:rPr>
            <w:noProof/>
          </w:rPr>
          <w:drawing>
            <wp:inline distT="0" distB="0" distL="0" distR="0">
              <wp:extent cx="2952750" cy="1955425"/>
              <wp:effectExtent l="0" t="0" r="0" b="6985"/>
              <wp:docPr id="31" name="Picture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1" name="I2C_select_gpio.jpg"/>
                      <pic:cNvPicPr/>
                    </pic:nvPicPr>
                    <pic:blipFill>
                      <a:blip r:embed="rId1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85821" cy="197732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21913" w:rsidRDefault="00A21913" w:rsidP="00A21913">
      <w:pPr>
        <w:ind w:left="720"/>
        <w:rPr>
          <w:ins w:id="480" w:author="Charles Ralph Strohman" w:date="2019-05-15T10:31:00Z"/>
        </w:rPr>
        <w:pPrChange w:id="481" w:author="Charles Ralph Strohman" w:date="2019-05-15T10:27:00Z">
          <w:pPr>
            <w:pStyle w:val="Heading1"/>
          </w:pPr>
        </w:pPrChange>
      </w:pPr>
    </w:p>
    <w:p w:rsidR="00B34692" w:rsidRDefault="00A21913" w:rsidP="00A21913">
      <w:pPr>
        <w:ind w:left="720"/>
        <w:rPr>
          <w:ins w:id="482" w:author="Charles Ralph Strohman" w:date="2019-05-15T10:36:00Z"/>
        </w:rPr>
        <w:pPrChange w:id="483" w:author="Charles Ralph Strohman" w:date="2019-05-15T10:27:00Z">
          <w:pPr>
            <w:pStyle w:val="Heading1"/>
          </w:pPr>
        </w:pPrChange>
      </w:pPr>
      <w:ins w:id="484" w:author="Charles Ralph Strohman" w:date="2019-05-15T10:31:00Z">
        <w:r>
          <w:t xml:space="preserve">5) </w:t>
        </w:r>
      </w:ins>
      <w:ins w:id="485" w:author="Charles Ralph Strohman" w:date="2019-05-15T10:32:00Z">
        <w:r>
          <w:t>The right side of the screen will change from “SPI Control” to “GPIO Control”</w:t>
        </w:r>
      </w:ins>
      <w:ins w:id="486" w:author="Charles Ralph Strohman" w:date="2019-05-15T10:34:00Z">
        <w:r w:rsidR="00B34692">
          <w:t xml:space="preserve">. GPIO #2 drives the active-low “reset” signal. It needs to be high for normal operation. Select the direction for GPIO #2 to be </w:t>
        </w:r>
      </w:ins>
      <w:ins w:id="487" w:author="Charles Ralph Strohman" w:date="2019-05-15T10:35:00Z">
        <w:r w:rsidR="00B34692">
          <w:t>“Out”, set the “Out Set</w:t>
        </w:r>
      </w:ins>
      <w:ins w:id="488" w:author="Charles Ralph Strohman" w:date="2019-05-15T10:36:00Z">
        <w:r w:rsidR="00B34692">
          <w:t xml:space="preserve">” value to be </w:t>
        </w:r>
      </w:ins>
      <w:ins w:id="489" w:author="Charles Ralph Strohman" w:date="2019-05-15T10:37:00Z">
        <w:r w:rsidR="00B34692">
          <w:t>“</w:t>
        </w:r>
      </w:ins>
      <w:ins w:id="490" w:author="Charles Ralph Strohman" w:date="2019-05-15T10:36:00Z">
        <w:r w:rsidR="00B34692">
          <w:t>1’</w:t>
        </w:r>
      </w:ins>
      <w:ins w:id="491" w:author="Charles Ralph Strohman" w:date="2019-05-15T10:37:00Z">
        <w:r w:rsidR="00B34692">
          <w:t>”</w:t>
        </w:r>
      </w:ins>
      <w:ins w:id="492" w:author="Charles Ralph Strohman" w:date="2019-05-15T10:36:00Z">
        <w:r w:rsidR="00B34692">
          <w:t>, and press the “Set” button.</w:t>
        </w:r>
      </w:ins>
    </w:p>
    <w:p w:rsidR="00B34692" w:rsidRDefault="00B34692" w:rsidP="00A21913">
      <w:pPr>
        <w:ind w:left="720"/>
        <w:rPr>
          <w:ins w:id="493" w:author="Charles Ralph Strohman" w:date="2019-05-15T10:36:00Z"/>
        </w:rPr>
        <w:pPrChange w:id="494" w:author="Charles Ralph Strohman" w:date="2019-05-15T10:27:00Z">
          <w:pPr>
            <w:pStyle w:val="Heading1"/>
          </w:pPr>
        </w:pPrChange>
      </w:pPr>
    </w:p>
    <w:p w:rsidR="00B34692" w:rsidRDefault="009F7BC3" w:rsidP="00B34692">
      <w:pPr>
        <w:ind w:left="720"/>
        <w:rPr>
          <w:ins w:id="495" w:author="Charles Ralph Strohman" w:date="2019-05-15T10:38:00Z"/>
        </w:rPr>
      </w:pPr>
      <w:ins w:id="496" w:author="Charles Ralph Strohman" w:date="2019-05-15T10:39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04320" behindDoc="0" locked="0" layoutInCell="1" allowOverlap="1" wp14:anchorId="4F2181B5" wp14:editId="5379D2C5">
                  <wp:simplePos x="0" y="0"/>
                  <wp:positionH relativeFrom="column">
                    <wp:posOffset>4792980</wp:posOffset>
                  </wp:positionH>
                  <wp:positionV relativeFrom="paragraph">
                    <wp:posOffset>506095</wp:posOffset>
                  </wp:positionV>
                  <wp:extent cx="1638300" cy="349250"/>
                  <wp:effectExtent l="0" t="0" r="19050" b="69850"/>
                  <wp:wrapNone/>
                  <wp:docPr id="33" name="Rectangular Callout 3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638300" cy="349250"/>
                          </a:xfrm>
                          <a:prstGeom prst="wedgeRectCallou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4692" w:rsidRPr="008C7B8E" w:rsidRDefault="00B34692" w:rsidP="00B34692">
                              <w:pPr>
                                <w:rPr>
                                  <w:color w:val="002060"/>
                                  <w:sz w:val="28"/>
                                  <w:szCs w:val="28"/>
                                </w:rPr>
                                <w:pPrChange w:id="497" w:author="Charles Ralph Strohman" w:date="2019-04-19T08:47:00Z">
                                  <w:pPr>
                                    <w:jc w:val="center"/>
                                  </w:pPr>
                                </w:pPrChange>
                              </w:pPr>
                              <w:del w:id="498" w:author="Charles Ralph Strohman" w:date="2019-04-19T08:47:00Z">
                                <w:r w:rsidDel="005A4CD5"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delText>Pads too far out</w:delText>
                                </w:r>
                              </w:del>
                              <w:ins w:id="499" w:author="Charles Ralph Strohman" w:date="2019-05-15T10:39:00Z">
                                <w:r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t>GPIO #2 to “Out”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4F2181B5" id="Rectangular Callout 33" o:spid="_x0000_s1034" type="#_x0000_t61" style="position:absolute;left:0;text-align:left;margin-left:377.4pt;margin-top:39.85pt;width:129pt;height:27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" adj="6300,24300" fillcolor="#b8cce4 [1300]" strokecolor="#243f60 [1604]" strokeweight="2pt">
                  <v:textbox>
                    <w:txbxContent>
                      <w:p w:rsidR="00B34692" w:rsidRPr="008C7B8E" w:rsidRDefault="00B34692" w:rsidP="00B34692">
                        <w:pPr>
                          <w:rPr>
                            <w:color w:val="002060"/>
                            <w:sz w:val="28"/>
                            <w:szCs w:val="28"/>
                          </w:rPr>
                          <w:pPrChange w:id="500" w:author="Charles Ralph Strohman" w:date="2019-04-19T08:47:00Z">
                            <w:pPr>
                              <w:jc w:val="center"/>
                            </w:pPr>
                          </w:pPrChange>
                        </w:pPr>
                        <w:del w:id="501" w:author="Charles Ralph Strohman" w:date="2019-04-19T08:47:00Z">
                          <w:r w:rsidDel="005A4CD5">
                            <w:rPr>
                              <w:color w:val="002060"/>
                              <w:sz w:val="28"/>
                              <w:szCs w:val="28"/>
                            </w:rPr>
                            <w:delText>Pads too far out</w:delText>
                          </w:r>
                        </w:del>
                        <w:ins w:id="502" w:author="Charles Ralph Strohman" w:date="2019-05-15T10:39:00Z">
                          <w:r>
                            <w:rPr>
                              <w:color w:val="002060"/>
                              <w:sz w:val="28"/>
                              <w:szCs w:val="28"/>
                            </w:rPr>
                            <w:t>GPIO #2 to “Out”</w:t>
                          </w:r>
                        </w:ins>
                      </w:p>
                    </w:txbxContent>
                  </v:textbox>
                </v:shape>
              </w:pict>
            </mc:Fallback>
          </mc:AlternateContent>
        </w:r>
      </w:ins>
      <w:ins w:id="503" w:author="Charles Ralph Strohman" w:date="2019-05-15T10:36:00Z">
        <w:r w:rsidR="00B34692">
          <w:t xml:space="preserve">Anytime you want to perform a reset operation, set the </w:t>
        </w:r>
      </w:ins>
      <w:ins w:id="504" w:author="Charles Ralph Strohman" w:date="2019-05-15T10:37:00Z">
        <w:r w:rsidR="00B34692">
          <w:t>“</w:t>
        </w:r>
      </w:ins>
      <w:ins w:id="505" w:author="Charles Ralph Strohman" w:date="2019-05-15T10:41:00Z">
        <w:r w:rsidR="00B34692">
          <w:t>O</w:t>
        </w:r>
      </w:ins>
      <w:ins w:id="506" w:author="Charles Ralph Strohman" w:date="2019-05-15T10:37:00Z">
        <w:r w:rsidR="00B34692">
          <w:t xml:space="preserve">ut Set” value to “0” and press the “Set” button. Then </w:t>
        </w:r>
      </w:ins>
      <w:ins w:id="507" w:author="Charles Ralph Strohman" w:date="2019-05-15T10:38:00Z">
        <w:r w:rsidR="00B34692">
          <w:t>set the “Out Set” value to be “1’”, and press the “Set” button</w:t>
        </w:r>
        <w:r w:rsidR="00B34692">
          <w:t xml:space="preserve"> again</w:t>
        </w:r>
        <w:r w:rsidR="00B34692">
          <w:t>.</w:t>
        </w:r>
      </w:ins>
    </w:p>
    <w:p w:rsidR="00B34692" w:rsidRDefault="00B34692" w:rsidP="00B34692">
      <w:pPr>
        <w:ind w:left="720"/>
        <w:rPr>
          <w:ins w:id="508" w:author="Charles Ralph Strohman" w:date="2019-05-15T10:38:00Z"/>
        </w:rPr>
      </w:pPr>
      <w:ins w:id="509" w:author="Charles Ralph Strohman" w:date="2019-05-15T10:41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14560" behindDoc="0" locked="0" layoutInCell="1" allowOverlap="1" wp14:anchorId="768DAC45" wp14:editId="3416DC56">
                  <wp:simplePos x="0" y="0"/>
                  <wp:positionH relativeFrom="column">
                    <wp:posOffset>4059554</wp:posOffset>
                  </wp:positionH>
                  <wp:positionV relativeFrom="paragraph">
                    <wp:posOffset>1188720</wp:posOffset>
                  </wp:positionV>
                  <wp:extent cx="771525" cy="180975"/>
                  <wp:effectExtent l="38100" t="57150" r="28575" b="28575"/>
                  <wp:wrapNone/>
                  <wp:docPr id="38" name="Straight Arrow Connector 3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 flipV="1">
                            <a:off x="0" y="0"/>
                            <a:ext cx="771525" cy="18097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607D282B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8" o:spid="_x0000_s1026" type="#_x0000_t32" style="position:absolute;margin-left:319.65pt;margin-top:93.6pt;width:60.75pt;height:14.25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" strokecolor="red" strokeweight="2pt">
                  <v:stroke endarrow="open"/>
                </v:shape>
              </w:pict>
            </mc:Fallback>
          </mc:AlternateContent>
        </w:r>
      </w:ins>
      <w:ins w:id="510" w:author="Charles Ralph Strohman" w:date="2019-05-15T10:40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12512" behindDoc="0" locked="0" layoutInCell="1" allowOverlap="1" wp14:anchorId="0551AB00" wp14:editId="2919CDAF">
                  <wp:simplePos x="0" y="0"/>
                  <wp:positionH relativeFrom="column">
                    <wp:posOffset>4840605</wp:posOffset>
                  </wp:positionH>
                  <wp:positionV relativeFrom="paragraph">
                    <wp:posOffset>1217295</wp:posOffset>
                  </wp:positionV>
                  <wp:extent cx="1638300" cy="349250"/>
                  <wp:effectExtent l="0" t="0" r="19050" b="69850"/>
                  <wp:wrapNone/>
                  <wp:docPr id="37" name="Rectangular Callout 3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638300" cy="349250"/>
                          </a:xfrm>
                          <a:prstGeom prst="wedgeRectCallou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4692" w:rsidRPr="008C7B8E" w:rsidRDefault="00B34692" w:rsidP="00B34692">
                              <w:pPr>
                                <w:rPr>
                                  <w:color w:val="002060"/>
                                  <w:sz w:val="28"/>
                                  <w:szCs w:val="28"/>
                                </w:rPr>
                                <w:pPrChange w:id="511" w:author="Charles Ralph Strohman" w:date="2019-04-19T08:47:00Z">
                                  <w:pPr>
                                    <w:jc w:val="center"/>
                                  </w:pPr>
                                </w:pPrChange>
                              </w:pPr>
                              <w:del w:id="512" w:author="Charles Ralph Strohman" w:date="2019-04-19T08:47:00Z">
                                <w:r w:rsidDel="005A4CD5"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delText>Pads too far out</w:delText>
                                </w:r>
                              </w:del>
                              <w:ins w:id="513" w:author="Charles Ralph Strohman" w:date="2019-05-15T10:41:00Z">
                                <w:r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t>Press to activate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0551AB00" id="Rectangular Callout 37" o:spid="_x0000_s1035" type="#_x0000_t61" style="position:absolute;left:0;text-align:left;margin-left:381.15pt;margin-top:95.85pt;width:129pt;height:27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" adj="6300,24300" fillcolor="#b8cce4 [1300]" strokecolor="#243f60 [1604]" strokeweight="2pt">
                  <v:textbox>
                    <w:txbxContent>
                      <w:p w:rsidR="00B34692" w:rsidRPr="008C7B8E" w:rsidRDefault="00B34692" w:rsidP="00B34692">
                        <w:pPr>
                          <w:rPr>
                            <w:color w:val="002060"/>
                            <w:sz w:val="28"/>
                            <w:szCs w:val="28"/>
                          </w:rPr>
                          <w:pPrChange w:id="514" w:author="Charles Ralph Strohman" w:date="2019-04-19T08:47:00Z">
                            <w:pPr>
                              <w:jc w:val="center"/>
                            </w:pPr>
                          </w:pPrChange>
                        </w:pPr>
                        <w:del w:id="515" w:author="Charles Ralph Strohman" w:date="2019-04-19T08:47:00Z">
                          <w:r w:rsidDel="005A4CD5">
                            <w:rPr>
                              <w:color w:val="002060"/>
                              <w:sz w:val="28"/>
                              <w:szCs w:val="28"/>
                            </w:rPr>
                            <w:delText>Pads too far out</w:delText>
                          </w:r>
                        </w:del>
                        <w:ins w:id="516" w:author="Charles Ralph Strohman" w:date="2019-05-15T10:41:00Z">
                          <w:r>
                            <w:rPr>
                              <w:color w:val="002060"/>
                              <w:sz w:val="28"/>
                              <w:szCs w:val="28"/>
                            </w:rPr>
                            <w:t>Press to activate</w:t>
                          </w:r>
                        </w:ins>
                      </w:p>
                    </w:txbxContent>
                  </v:textbox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10464" behindDoc="0" locked="0" layoutInCell="1" allowOverlap="1" wp14:anchorId="3BD37D93" wp14:editId="3B8554A8">
                  <wp:simplePos x="0" y="0"/>
                  <wp:positionH relativeFrom="column">
                    <wp:posOffset>3735704</wp:posOffset>
                  </wp:positionH>
                  <wp:positionV relativeFrom="paragraph">
                    <wp:posOffset>741044</wp:posOffset>
                  </wp:positionV>
                  <wp:extent cx="1076325" cy="352425"/>
                  <wp:effectExtent l="38100" t="0" r="28575" b="85725"/>
                  <wp:wrapNone/>
                  <wp:docPr id="36" name="Straight Arrow Connector 3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076325" cy="35242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07EFAC74" id="Straight Arrow Connector 36" o:spid="_x0000_s1026" type="#_x0000_t32" style="position:absolute;margin-left:294.15pt;margin-top:58.35pt;width:84.75pt;height:27.7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" strokecolor="red" strokeweight="2pt">
                  <v:stroke endarrow="ope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08416" behindDoc="0" locked="0" layoutInCell="1" allowOverlap="1" wp14:anchorId="160DC0DE" wp14:editId="28ACC922">
                  <wp:simplePos x="0" y="0"/>
                  <wp:positionH relativeFrom="column">
                    <wp:posOffset>4812030</wp:posOffset>
                  </wp:positionH>
                  <wp:positionV relativeFrom="paragraph">
                    <wp:posOffset>569595</wp:posOffset>
                  </wp:positionV>
                  <wp:extent cx="1638300" cy="349250"/>
                  <wp:effectExtent l="0" t="0" r="19050" b="69850"/>
                  <wp:wrapNone/>
                  <wp:docPr id="35" name="Rectangular Callout 3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638300" cy="349250"/>
                          </a:xfrm>
                          <a:prstGeom prst="wedgeRectCallou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34692" w:rsidRPr="008C7B8E" w:rsidRDefault="00B34692" w:rsidP="00B34692">
                              <w:pPr>
                                <w:rPr>
                                  <w:color w:val="002060"/>
                                  <w:sz w:val="28"/>
                                  <w:szCs w:val="28"/>
                                </w:rPr>
                                <w:pPrChange w:id="517" w:author="Charles Ralph Strohman" w:date="2019-04-19T08:47:00Z">
                                  <w:pPr>
                                    <w:jc w:val="center"/>
                                  </w:pPr>
                                </w:pPrChange>
                              </w:pPr>
                              <w:del w:id="518" w:author="Charles Ralph Strohman" w:date="2019-04-19T08:47:00Z">
                                <w:r w:rsidDel="005A4CD5"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delText>Pads too far out</w:delText>
                                </w:r>
                              </w:del>
                              <w:ins w:id="519" w:author="Charles Ralph Strohman" w:date="2019-05-15T10:39:00Z">
                                <w:r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t>“Out”</w:t>
                                </w:r>
                              </w:ins>
                              <w:ins w:id="520" w:author="Charles Ralph Strohman" w:date="2019-05-15T10:40:00Z">
                                <w:r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t xml:space="preserve"> to 1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160DC0DE" id="Rectangular Callout 35" o:spid="_x0000_s1036" type="#_x0000_t61" style="position:absolute;left:0;text-align:left;margin-left:378.9pt;margin-top:44.85pt;width:129pt;height:27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" adj="6300,24300" fillcolor="#b8cce4 [1300]" strokecolor="#243f60 [1604]" strokeweight="2pt">
                  <v:textbox>
                    <w:txbxContent>
                      <w:p w:rsidR="00B34692" w:rsidRPr="008C7B8E" w:rsidRDefault="00B34692" w:rsidP="00B34692">
                        <w:pPr>
                          <w:rPr>
                            <w:color w:val="002060"/>
                            <w:sz w:val="28"/>
                            <w:szCs w:val="28"/>
                          </w:rPr>
                          <w:pPrChange w:id="521" w:author="Charles Ralph Strohman" w:date="2019-04-19T08:47:00Z">
                            <w:pPr>
                              <w:jc w:val="center"/>
                            </w:pPr>
                          </w:pPrChange>
                        </w:pPr>
                        <w:del w:id="522" w:author="Charles Ralph Strohman" w:date="2019-04-19T08:47:00Z">
                          <w:r w:rsidDel="005A4CD5">
                            <w:rPr>
                              <w:color w:val="002060"/>
                              <w:sz w:val="28"/>
                              <w:szCs w:val="28"/>
                            </w:rPr>
                            <w:delText>Pads too far out</w:delText>
                          </w:r>
                        </w:del>
                        <w:ins w:id="523" w:author="Charles Ralph Strohman" w:date="2019-05-15T10:39:00Z">
                          <w:r>
                            <w:rPr>
                              <w:color w:val="002060"/>
                              <w:sz w:val="28"/>
                              <w:szCs w:val="28"/>
                            </w:rPr>
                            <w:t>“Out”</w:t>
                          </w:r>
                        </w:ins>
                        <w:ins w:id="524" w:author="Charles Ralph Strohman" w:date="2019-05-15T10:40:00Z">
                          <w:r>
                            <w:rPr>
                              <w:color w:val="002060"/>
                              <w:sz w:val="28"/>
                              <w:szCs w:val="28"/>
                            </w:rPr>
                            <w:t xml:space="preserve"> to 1</w:t>
                          </w:r>
                        </w:ins>
                      </w:p>
                    </w:txbxContent>
                  </v:textbox>
                </v:shape>
              </w:pict>
            </mc:Fallback>
          </mc:AlternateContent>
        </w:r>
      </w:ins>
      <w:ins w:id="525" w:author="Charles Ralph Strohman" w:date="2019-05-15T10:39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06368" behindDoc="0" locked="0" layoutInCell="1" allowOverlap="1" wp14:anchorId="65DACCF1" wp14:editId="15F5254D">
                  <wp:simplePos x="0" y="0"/>
                  <wp:positionH relativeFrom="column">
                    <wp:posOffset>3745230</wp:posOffset>
                  </wp:positionH>
                  <wp:positionV relativeFrom="paragraph">
                    <wp:posOffset>198121</wp:posOffset>
                  </wp:positionV>
                  <wp:extent cx="1009650" cy="533400"/>
                  <wp:effectExtent l="38100" t="0" r="19050" b="57150"/>
                  <wp:wrapNone/>
                  <wp:docPr id="34" name="Straight Arrow Connector 3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009650" cy="5334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05DD2879" id="Straight Arrow Connector 34" o:spid="_x0000_s1026" type="#_x0000_t32" style="position:absolute;margin-left:294.9pt;margin-top:15.6pt;width:79.5pt;height:42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" strokecolor="red" strokeweight="2pt">
                  <v:stroke endarrow="open"/>
                </v:shape>
              </w:pict>
            </mc:Fallback>
          </mc:AlternateContent>
        </w:r>
        <w:r>
          <w:rPr>
            <w:noProof/>
          </w:rPr>
          <w:drawing>
            <wp:inline distT="0" distB="0" distL="0" distR="0">
              <wp:extent cx="4143375" cy="2778096"/>
              <wp:effectExtent l="0" t="0" r="0" b="3810"/>
              <wp:docPr id="32" name="Picture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2" name="I2C_reset_operation.jpg"/>
                      <pic:cNvPicPr/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64603" cy="279232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34692" w:rsidRDefault="00B34692" w:rsidP="00A21913">
      <w:pPr>
        <w:ind w:left="720"/>
        <w:rPr>
          <w:ins w:id="526" w:author="Charles Ralph Strohman" w:date="2019-05-15T10:43:00Z"/>
        </w:rPr>
        <w:pPrChange w:id="527" w:author="Charles Ralph Strohman" w:date="2019-05-15T10:27:00Z">
          <w:pPr>
            <w:pStyle w:val="Heading1"/>
          </w:pPr>
        </w:pPrChange>
      </w:pPr>
    </w:p>
    <w:p w:rsidR="009F7BC3" w:rsidRDefault="00B34692" w:rsidP="00A21913">
      <w:pPr>
        <w:ind w:left="720"/>
        <w:rPr>
          <w:ins w:id="528" w:author="Charles Ralph Strohman" w:date="2019-05-15T11:16:00Z"/>
        </w:rPr>
        <w:pPrChange w:id="529" w:author="Charles Ralph Strohman" w:date="2019-05-15T10:27:00Z">
          <w:pPr>
            <w:pStyle w:val="Heading1"/>
          </w:pPr>
        </w:pPrChange>
      </w:pPr>
      <w:ins w:id="530" w:author="Charles Ralph Strohman" w:date="2019-05-15T10:43:00Z">
        <w:r>
          <w:t xml:space="preserve">6) </w:t>
        </w:r>
      </w:ins>
      <w:ins w:id="531" w:author="Charles Ralph Strohman" w:date="2019-05-15T10:49:00Z">
        <w:r w:rsidR="009D7B22">
          <w:t xml:space="preserve">To configure a TCA9548A bus switch, set the “Bitrate” to “100 kHz”, set the “Slave Addr” to 0x70, </w:t>
        </w:r>
      </w:ins>
      <w:ins w:id="532" w:author="Charles Ralph Strohman" w:date="2019-05-15T11:13:00Z">
        <w:r w:rsidR="009F7BC3">
          <w:t xml:space="preserve">and the “Master Write” message to the hex data representing the switch bits to set. Press the </w:t>
        </w:r>
      </w:ins>
      <w:ins w:id="533" w:author="Charles Ralph Strohman" w:date="2019-05-15T11:14:00Z">
        <w:r w:rsidR="009F7BC3">
          <w:t>“Master Write” button. Read it back by setting the “Master Read” number of data bytes to 1 and pressing the “Master Read” button.</w:t>
        </w:r>
      </w:ins>
      <w:ins w:id="534" w:author="Charles Ralph Strohman" w:date="2019-05-15T11:22:00Z">
        <w:r w:rsidR="005843FD">
          <w:t xml:space="preserve"> The results show in the “Transaction Log” window.</w:t>
        </w:r>
      </w:ins>
    </w:p>
    <w:p w:rsidR="005843FD" w:rsidRDefault="005843FD" w:rsidP="00A21913">
      <w:pPr>
        <w:ind w:left="720"/>
        <w:rPr>
          <w:ins w:id="535" w:author="Charles Ralph Strohman" w:date="2019-05-15T11:18:00Z"/>
        </w:rPr>
        <w:pPrChange w:id="536" w:author="Charles Ralph Strohman" w:date="2019-05-15T10:27:00Z">
          <w:pPr>
            <w:pStyle w:val="Heading1"/>
          </w:pPr>
        </w:pPrChange>
      </w:pPr>
    </w:p>
    <w:p w:rsidR="005843FD" w:rsidRDefault="005843FD" w:rsidP="00A21913">
      <w:pPr>
        <w:ind w:left="720"/>
        <w:rPr>
          <w:ins w:id="537" w:author="Charles Ralph Strohman" w:date="2019-05-15T11:18:00Z"/>
        </w:rPr>
        <w:pPrChange w:id="538" w:author="Charles Ralph Strohman" w:date="2019-05-15T10:27:00Z">
          <w:pPr>
            <w:pStyle w:val="Heading1"/>
          </w:pPr>
        </w:pPrChange>
      </w:pPr>
      <w:ins w:id="539" w:author="Charles Ralph Strohman" w:date="2019-05-15T11:16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16608" behindDoc="0" locked="0" layoutInCell="1" allowOverlap="1" wp14:anchorId="6B7DC2CC" wp14:editId="52A70784">
                  <wp:simplePos x="0" y="0"/>
                  <wp:positionH relativeFrom="column">
                    <wp:posOffset>4476750</wp:posOffset>
                  </wp:positionH>
                  <wp:positionV relativeFrom="paragraph">
                    <wp:posOffset>168275</wp:posOffset>
                  </wp:positionV>
                  <wp:extent cx="1638300" cy="349250"/>
                  <wp:effectExtent l="0" t="0" r="19050" b="69850"/>
                  <wp:wrapNone/>
                  <wp:docPr id="42" name="Rectangular Callout 4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638300" cy="349250"/>
                          </a:xfrm>
                          <a:prstGeom prst="wedgeRectCallou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F7BC3" w:rsidRPr="008C7B8E" w:rsidRDefault="009F7BC3" w:rsidP="009F7BC3">
                              <w:pPr>
                                <w:rPr>
                                  <w:color w:val="002060"/>
                                  <w:sz w:val="28"/>
                                  <w:szCs w:val="28"/>
                                </w:rPr>
                                <w:pPrChange w:id="540" w:author="Charles Ralph Strohman" w:date="2019-04-19T08:47:00Z">
                                  <w:pPr>
                                    <w:jc w:val="center"/>
                                  </w:pPr>
                                </w:pPrChange>
                              </w:pPr>
                              <w:del w:id="541" w:author="Charles Ralph Strohman" w:date="2019-04-19T08:47:00Z">
                                <w:r w:rsidDel="005A4CD5"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delText>Pads too far out</w:delText>
                                </w:r>
                              </w:del>
                              <w:ins w:id="542" w:author="Charles Ralph Strohman" w:date="2019-05-15T11:17:00Z">
                                <w:r w:rsidR="005843FD"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t>Bitrate to 100 kHz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6B7DC2CC" id="Rectangular Callout 42" o:spid="_x0000_s1037" type="#_x0000_t61" style="position:absolute;left:0;text-align:left;margin-left:352.5pt;margin-top:13.25pt;width:129pt;height:27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" adj="6300,24300" fillcolor="#b8cce4 [1300]" strokecolor="#243f60 [1604]" strokeweight="2pt">
                  <v:textbox>
                    <w:txbxContent>
                      <w:p w:rsidR="009F7BC3" w:rsidRPr="008C7B8E" w:rsidRDefault="009F7BC3" w:rsidP="009F7BC3">
                        <w:pPr>
                          <w:rPr>
                            <w:color w:val="002060"/>
                            <w:sz w:val="28"/>
                            <w:szCs w:val="28"/>
                          </w:rPr>
                          <w:pPrChange w:id="543" w:author="Charles Ralph Strohman" w:date="2019-04-19T08:47:00Z">
                            <w:pPr>
                              <w:jc w:val="center"/>
                            </w:pPr>
                          </w:pPrChange>
                        </w:pPr>
                        <w:del w:id="544" w:author="Charles Ralph Strohman" w:date="2019-04-19T08:47:00Z">
                          <w:r w:rsidDel="005A4CD5">
                            <w:rPr>
                              <w:color w:val="002060"/>
                              <w:sz w:val="28"/>
                              <w:szCs w:val="28"/>
                            </w:rPr>
                            <w:delText>Pads too far out</w:delText>
                          </w:r>
                        </w:del>
                        <w:ins w:id="545" w:author="Charles Ralph Strohman" w:date="2019-05-15T11:17:00Z">
                          <w:r w:rsidR="005843FD">
                            <w:rPr>
                              <w:color w:val="002060"/>
                              <w:sz w:val="28"/>
                              <w:szCs w:val="28"/>
                            </w:rPr>
                            <w:t>Bitrate to 100 kHz</w:t>
                          </w:r>
                        </w:ins>
                      </w:p>
                    </w:txbxContent>
                  </v:textbox>
                </v:shape>
              </w:pict>
            </mc:Fallback>
          </mc:AlternateContent>
        </w:r>
      </w:ins>
      <w:ins w:id="546" w:author="Charles Ralph Strohman" w:date="2019-05-15T11:19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26848" behindDoc="0" locked="0" layoutInCell="1" allowOverlap="1" wp14:anchorId="7E0D4AE0" wp14:editId="5EFE6C02">
                  <wp:simplePos x="0" y="0"/>
                  <wp:positionH relativeFrom="column">
                    <wp:posOffset>468630</wp:posOffset>
                  </wp:positionH>
                  <wp:positionV relativeFrom="paragraph">
                    <wp:posOffset>172720</wp:posOffset>
                  </wp:positionV>
                  <wp:extent cx="1952625" cy="349250"/>
                  <wp:effectExtent l="0" t="0" r="28575" b="69850"/>
                  <wp:wrapNone/>
                  <wp:docPr id="47" name="Rectangular Callout 4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952625" cy="349250"/>
                          </a:xfrm>
                          <a:prstGeom prst="wedgeRectCallou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43FD" w:rsidRPr="008C7B8E" w:rsidRDefault="005843FD" w:rsidP="005843FD">
                              <w:pPr>
                                <w:rPr>
                                  <w:color w:val="002060"/>
                                  <w:sz w:val="28"/>
                                  <w:szCs w:val="28"/>
                                </w:rPr>
                                <w:pPrChange w:id="547" w:author="Charles Ralph Strohman" w:date="2019-04-19T08:47:00Z">
                                  <w:pPr>
                                    <w:jc w:val="center"/>
                                  </w:pPr>
                                </w:pPrChange>
                              </w:pPr>
                              <w:del w:id="548" w:author="Charles Ralph Strohman" w:date="2019-04-19T08:47:00Z">
                                <w:r w:rsidDel="005A4CD5"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delText>Pads too far out</w:delText>
                                </w:r>
                              </w:del>
                              <w:ins w:id="549" w:author="Charles Ralph Strohman" w:date="2019-05-15T11:19:00Z">
                                <w:r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t>Write message to 1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7E0D4AE0" id="Rectangular Callout 47" o:spid="_x0000_s1038" type="#_x0000_t61" style="position:absolute;left:0;text-align:left;margin-left:36.9pt;margin-top:13.6pt;width:153.75pt;height:27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" adj="6300,24300" fillcolor="#b8cce4 [1300]" strokecolor="#243f60 [1604]" strokeweight="2pt">
                  <v:textbox>
                    <w:txbxContent>
                      <w:p w:rsidR="005843FD" w:rsidRPr="008C7B8E" w:rsidRDefault="005843FD" w:rsidP="005843FD">
                        <w:pPr>
                          <w:rPr>
                            <w:color w:val="002060"/>
                            <w:sz w:val="28"/>
                            <w:szCs w:val="28"/>
                          </w:rPr>
                          <w:pPrChange w:id="550" w:author="Charles Ralph Strohman" w:date="2019-04-19T08:47:00Z">
                            <w:pPr>
                              <w:jc w:val="center"/>
                            </w:pPr>
                          </w:pPrChange>
                        </w:pPr>
                        <w:del w:id="551" w:author="Charles Ralph Strohman" w:date="2019-04-19T08:47:00Z">
                          <w:r w:rsidDel="005A4CD5">
                            <w:rPr>
                              <w:color w:val="002060"/>
                              <w:sz w:val="28"/>
                              <w:szCs w:val="28"/>
                            </w:rPr>
                            <w:delText>Pads too far out</w:delText>
                          </w:r>
                        </w:del>
                        <w:ins w:id="552" w:author="Charles Ralph Strohman" w:date="2019-05-15T11:19:00Z">
                          <w:r>
                            <w:rPr>
                              <w:color w:val="002060"/>
                              <w:sz w:val="28"/>
                              <w:szCs w:val="28"/>
                            </w:rPr>
                            <w:t>Write message to 1</w:t>
                          </w:r>
                        </w:ins>
                      </w:p>
                    </w:txbxContent>
                  </v:textbox>
                </v:shape>
              </w:pict>
            </mc:Fallback>
          </mc:AlternateContent>
        </w:r>
      </w:ins>
    </w:p>
    <w:p w:rsidR="005843FD" w:rsidRDefault="005843FD" w:rsidP="00A21913">
      <w:pPr>
        <w:ind w:left="720"/>
        <w:rPr>
          <w:ins w:id="553" w:author="Charles Ralph Strohman" w:date="2019-05-15T11:18:00Z"/>
        </w:rPr>
        <w:pPrChange w:id="554" w:author="Charles Ralph Strohman" w:date="2019-05-15T10:27:00Z">
          <w:pPr>
            <w:pStyle w:val="Heading1"/>
          </w:pPr>
        </w:pPrChange>
      </w:pPr>
      <w:ins w:id="555" w:author="Charles Ralph Strohman" w:date="2019-05-15T11:16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18656" behindDoc="0" locked="0" layoutInCell="1" allowOverlap="1" wp14:anchorId="60E9A120" wp14:editId="7DD72C34">
                  <wp:simplePos x="0" y="0"/>
                  <wp:positionH relativeFrom="column">
                    <wp:posOffset>2592705</wp:posOffset>
                  </wp:positionH>
                  <wp:positionV relativeFrom="paragraph">
                    <wp:posOffset>7620</wp:posOffset>
                  </wp:positionV>
                  <wp:extent cx="1724025" cy="349250"/>
                  <wp:effectExtent l="0" t="0" r="28575" b="69850"/>
                  <wp:wrapNone/>
                  <wp:docPr id="43" name="Rectangular Callout 4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724025" cy="349250"/>
                          </a:xfrm>
                          <a:prstGeom prst="wedgeRectCallou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F7BC3" w:rsidRPr="008C7B8E" w:rsidRDefault="009F7BC3" w:rsidP="009F7BC3">
                              <w:pPr>
                                <w:rPr>
                                  <w:color w:val="002060"/>
                                  <w:sz w:val="28"/>
                                  <w:szCs w:val="28"/>
                                </w:rPr>
                                <w:pPrChange w:id="556" w:author="Charles Ralph Strohman" w:date="2019-04-19T08:47:00Z">
                                  <w:pPr>
                                    <w:jc w:val="center"/>
                                  </w:pPr>
                                </w:pPrChange>
                              </w:pPr>
                              <w:del w:id="557" w:author="Charles Ralph Strohman" w:date="2019-04-19T08:47:00Z">
                                <w:r w:rsidDel="005A4CD5"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delText>Pads too far out</w:delText>
                                </w:r>
                              </w:del>
                              <w:ins w:id="558" w:author="Charles Ralph Strohman" w:date="2019-05-15T11:17:00Z">
                                <w:r w:rsidR="005843FD"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t>Slave Addr to 0x70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60E9A120" id="Rectangular Callout 43" o:spid="_x0000_s1039" type="#_x0000_t61" style="position:absolute;left:0;text-align:left;margin-left:204.15pt;margin-top:.6pt;width:135.75pt;height:27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" adj="6300,24300" fillcolor="#b8cce4 [1300]" strokecolor="#243f60 [1604]" strokeweight="2pt">
                  <v:textbox>
                    <w:txbxContent>
                      <w:p w:rsidR="009F7BC3" w:rsidRPr="008C7B8E" w:rsidRDefault="009F7BC3" w:rsidP="009F7BC3">
                        <w:pPr>
                          <w:rPr>
                            <w:color w:val="002060"/>
                            <w:sz w:val="28"/>
                            <w:szCs w:val="28"/>
                          </w:rPr>
                          <w:pPrChange w:id="559" w:author="Charles Ralph Strohman" w:date="2019-04-19T08:47:00Z">
                            <w:pPr>
                              <w:jc w:val="center"/>
                            </w:pPr>
                          </w:pPrChange>
                        </w:pPr>
                        <w:del w:id="560" w:author="Charles Ralph Strohman" w:date="2019-04-19T08:47:00Z">
                          <w:r w:rsidDel="005A4CD5">
                            <w:rPr>
                              <w:color w:val="002060"/>
                              <w:sz w:val="28"/>
                              <w:szCs w:val="28"/>
                            </w:rPr>
                            <w:delText>Pads too far out</w:delText>
                          </w:r>
                        </w:del>
                        <w:ins w:id="561" w:author="Charles Ralph Strohman" w:date="2019-05-15T11:17:00Z">
                          <w:r w:rsidR="005843FD">
                            <w:rPr>
                              <w:color w:val="002060"/>
                              <w:sz w:val="28"/>
                              <w:szCs w:val="28"/>
                            </w:rPr>
                            <w:t>Slave Addr to 0x70</w:t>
                          </w:r>
                        </w:ins>
                      </w:p>
                    </w:txbxContent>
                  </v:textbox>
                </v:shape>
              </w:pict>
            </mc:Fallback>
          </mc:AlternateContent>
        </w:r>
      </w:ins>
    </w:p>
    <w:p w:rsidR="005843FD" w:rsidRDefault="005843FD" w:rsidP="00A21913">
      <w:pPr>
        <w:ind w:left="720"/>
        <w:rPr>
          <w:ins w:id="562" w:author="Charles Ralph Strohman" w:date="2019-05-15T11:18:00Z"/>
        </w:rPr>
        <w:pPrChange w:id="563" w:author="Charles Ralph Strohman" w:date="2019-05-15T10:27:00Z">
          <w:pPr>
            <w:pStyle w:val="Heading1"/>
          </w:pPr>
        </w:pPrChange>
      </w:pPr>
    </w:p>
    <w:p w:rsidR="005843FD" w:rsidRDefault="005843FD" w:rsidP="00A21913">
      <w:pPr>
        <w:ind w:left="720"/>
        <w:rPr>
          <w:ins w:id="564" w:author="Charles Ralph Strohman" w:date="2019-05-15T11:16:00Z"/>
        </w:rPr>
        <w:pPrChange w:id="565" w:author="Charles Ralph Strohman" w:date="2019-05-15T10:27:00Z">
          <w:pPr>
            <w:pStyle w:val="Heading1"/>
          </w:pPr>
        </w:pPrChange>
      </w:pPr>
      <w:ins w:id="566" w:author="Charles Ralph Strohman" w:date="2019-05-15T11:17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20704" behindDoc="0" locked="0" layoutInCell="1" allowOverlap="1" wp14:anchorId="6C31D635" wp14:editId="4EF3AEDB">
                  <wp:simplePos x="0" y="0"/>
                  <wp:positionH relativeFrom="column">
                    <wp:posOffset>2583179</wp:posOffset>
                  </wp:positionH>
                  <wp:positionV relativeFrom="paragraph">
                    <wp:posOffset>55245</wp:posOffset>
                  </wp:positionV>
                  <wp:extent cx="2333625" cy="895350"/>
                  <wp:effectExtent l="38100" t="0" r="28575" b="76200"/>
                  <wp:wrapNone/>
                  <wp:docPr id="44" name="Straight Arrow Connector 4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2333625" cy="89535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64DEAA71" id="Straight Arrow Connector 44" o:spid="_x0000_s1026" type="#_x0000_t32" style="position:absolute;margin-left:203.4pt;margin-top:4.35pt;width:183.75pt;height:70.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" strokecolor="red" strokeweight="2pt">
                  <v:stroke endarrow="open"/>
                </v:shape>
              </w:pict>
            </mc:Fallback>
          </mc:AlternateContent>
        </w:r>
      </w:ins>
      <w:ins w:id="567" w:author="Charles Ralph Strohman" w:date="2019-05-15T11:18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22752" behindDoc="0" locked="0" layoutInCell="1" allowOverlap="1" wp14:anchorId="315259BC" wp14:editId="3F493F30">
                  <wp:simplePos x="0" y="0"/>
                  <wp:positionH relativeFrom="column">
                    <wp:posOffset>1011554</wp:posOffset>
                  </wp:positionH>
                  <wp:positionV relativeFrom="paragraph">
                    <wp:posOffset>13970</wp:posOffset>
                  </wp:positionV>
                  <wp:extent cx="2028825" cy="1203325"/>
                  <wp:effectExtent l="38100" t="0" r="28575" b="53975"/>
                  <wp:wrapNone/>
                  <wp:docPr id="45" name="Straight Arrow Connector 4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2028825" cy="120332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1404E4C0" id="Straight Arrow Connector 45" o:spid="_x0000_s1026" type="#_x0000_t32" style="position:absolute;margin-left:79.65pt;margin-top:1.1pt;width:159.75pt;height:94.75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" strokecolor="red" strokeweight="2pt">
                  <v:stroke endarrow="open"/>
                </v:shape>
              </w:pict>
            </mc:Fallback>
          </mc:AlternateContent>
        </w:r>
      </w:ins>
      <w:ins w:id="568" w:author="Charles Ralph Strohman" w:date="2019-05-15T11:19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28896" behindDoc="0" locked="0" layoutInCell="1" allowOverlap="1" wp14:anchorId="0E150A51" wp14:editId="58398F27">
                  <wp:simplePos x="0" y="0"/>
                  <wp:positionH relativeFrom="column">
                    <wp:posOffset>554355</wp:posOffset>
                  </wp:positionH>
                  <wp:positionV relativeFrom="paragraph">
                    <wp:posOffset>74294</wp:posOffset>
                  </wp:positionV>
                  <wp:extent cx="514350" cy="1495425"/>
                  <wp:effectExtent l="57150" t="0" r="19050" b="66675"/>
                  <wp:wrapNone/>
                  <wp:docPr id="48" name="Straight Arrow Connector 4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514350" cy="149542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1B69E02B" id="Straight Arrow Connector 48" o:spid="_x0000_s1026" type="#_x0000_t32" style="position:absolute;margin-left:43.65pt;margin-top:5.85pt;width:40.5pt;height:117.75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" strokecolor="red" strokeweight="2pt">
                  <v:stroke endarrow="open"/>
                </v:shape>
              </w:pict>
            </mc:Fallback>
          </mc:AlternateContent>
        </w:r>
      </w:ins>
    </w:p>
    <w:p w:rsidR="005843FD" w:rsidRDefault="005843FD" w:rsidP="00A21913">
      <w:pPr>
        <w:ind w:left="720"/>
        <w:rPr>
          <w:ins w:id="569" w:author="Charles Ralph Strohman" w:date="2019-05-15T11:16:00Z"/>
        </w:rPr>
        <w:pPrChange w:id="570" w:author="Charles Ralph Strohman" w:date="2019-05-15T10:27:00Z">
          <w:pPr>
            <w:pStyle w:val="Heading1"/>
          </w:pPr>
        </w:pPrChange>
      </w:pPr>
    </w:p>
    <w:p w:rsidR="005843FD" w:rsidRDefault="005843FD" w:rsidP="00A21913">
      <w:pPr>
        <w:ind w:left="720"/>
        <w:rPr>
          <w:ins w:id="571" w:author="Charles Ralph Strohman" w:date="2019-05-15T11:16:00Z"/>
        </w:rPr>
        <w:pPrChange w:id="572" w:author="Charles Ralph Strohman" w:date="2019-05-15T10:27:00Z">
          <w:pPr>
            <w:pStyle w:val="Heading1"/>
          </w:pPr>
        </w:pPrChange>
      </w:pPr>
    </w:p>
    <w:p w:rsidR="005843FD" w:rsidRDefault="005843FD" w:rsidP="00A21913">
      <w:pPr>
        <w:ind w:left="720"/>
        <w:rPr>
          <w:ins w:id="573" w:author="Charles Ralph Strohman" w:date="2019-05-15T11:14:00Z"/>
        </w:rPr>
        <w:pPrChange w:id="574" w:author="Charles Ralph Strohman" w:date="2019-05-15T10:27:00Z">
          <w:pPr>
            <w:pStyle w:val="Heading1"/>
          </w:pPr>
        </w:pPrChange>
      </w:pPr>
    </w:p>
    <w:p w:rsidR="0024793F" w:rsidRDefault="005843FD" w:rsidP="00A21913">
      <w:pPr>
        <w:ind w:left="720"/>
        <w:rPr>
          <w:ins w:id="575" w:author="Charles Ralph Strohman" w:date="2019-05-15T14:24:00Z"/>
        </w:rPr>
        <w:pPrChange w:id="576" w:author="Charles Ralph Strohman" w:date="2019-05-15T10:27:00Z">
          <w:pPr>
            <w:pStyle w:val="Heading1"/>
          </w:pPr>
        </w:pPrChange>
      </w:pPr>
      <w:ins w:id="577" w:author="Charles Ralph Strohman" w:date="2019-05-15T11:23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35040" behindDoc="0" locked="0" layoutInCell="1" allowOverlap="1" wp14:anchorId="6556484D" wp14:editId="3A20A969">
                  <wp:simplePos x="0" y="0"/>
                  <wp:positionH relativeFrom="column">
                    <wp:posOffset>3126105</wp:posOffset>
                  </wp:positionH>
                  <wp:positionV relativeFrom="paragraph">
                    <wp:posOffset>2955290</wp:posOffset>
                  </wp:positionV>
                  <wp:extent cx="219075" cy="819150"/>
                  <wp:effectExtent l="0" t="38100" r="66675" b="19050"/>
                  <wp:wrapNone/>
                  <wp:docPr id="51" name="Straight Arrow Connector 5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219075" cy="81915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7E26D1F6" id="Straight Arrow Connector 51" o:spid="_x0000_s1026" type="#_x0000_t32" style="position:absolute;margin-left:246.15pt;margin-top:232.7pt;width:17.25pt;height:64.5pt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" strokecolor="red" strokeweight="2pt">
                  <v:stroke endarrow="open"/>
                </v:shape>
              </w:pict>
            </mc:Fallback>
          </mc:AlternateContent>
        </w:r>
      </w:ins>
      <w:ins w:id="578" w:author="Charles Ralph Strohman" w:date="2019-05-15T11:22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32992" behindDoc="0" locked="0" layoutInCell="1" allowOverlap="1" wp14:anchorId="44F4664E" wp14:editId="6F05885D">
                  <wp:simplePos x="0" y="0"/>
                  <wp:positionH relativeFrom="column">
                    <wp:posOffset>2745105</wp:posOffset>
                  </wp:positionH>
                  <wp:positionV relativeFrom="paragraph">
                    <wp:posOffset>3790315</wp:posOffset>
                  </wp:positionV>
                  <wp:extent cx="1724025" cy="349250"/>
                  <wp:effectExtent l="0" t="0" r="28575" b="69850"/>
                  <wp:wrapNone/>
                  <wp:docPr id="50" name="Rectangular Callout 5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724025" cy="349250"/>
                          </a:xfrm>
                          <a:prstGeom prst="wedgeRectCallou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43FD" w:rsidRPr="008C7B8E" w:rsidRDefault="005843FD" w:rsidP="005843FD">
                              <w:pPr>
                                <w:rPr>
                                  <w:color w:val="002060"/>
                                  <w:sz w:val="28"/>
                                  <w:szCs w:val="28"/>
                                </w:rPr>
                                <w:pPrChange w:id="579" w:author="Charles Ralph Strohman" w:date="2019-04-19T08:47:00Z">
                                  <w:pPr>
                                    <w:jc w:val="center"/>
                                  </w:pPr>
                                </w:pPrChange>
                              </w:pPr>
                              <w:del w:id="580" w:author="Charles Ralph Strohman" w:date="2019-04-19T08:47:00Z">
                                <w:r w:rsidDel="005A4CD5"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delText>Pads too far out</w:delText>
                                </w:r>
                              </w:del>
                              <w:ins w:id="581" w:author="Charles Ralph Strohman" w:date="2019-05-15T11:21:00Z">
                                <w:r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t>Re</w:t>
                                </w:r>
                              </w:ins>
                              <w:ins w:id="582" w:author="Charles Ralph Strohman" w:date="2019-05-15T11:22:00Z">
                                <w:r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t>sult of read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44F4664E" id="Rectangular Callout 50" o:spid="_x0000_s1040" type="#_x0000_t61" style="position:absolute;left:0;text-align:left;margin-left:216.15pt;margin-top:298.45pt;width:135.75pt;height:27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" adj="6300,24300" fillcolor="#b8cce4 [1300]" strokecolor="#243f60 [1604]" strokeweight="2pt">
                  <v:textbox>
                    <w:txbxContent>
                      <w:p w:rsidR="005843FD" w:rsidRPr="008C7B8E" w:rsidRDefault="005843FD" w:rsidP="005843FD">
                        <w:pPr>
                          <w:rPr>
                            <w:color w:val="002060"/>
                            <w:sz w:val="28"/>
                            <w:szCs w:val="28"/>
                          </w:rPr>
                          <w:pPrChange w:id="583" w:author="Charles Ralph Strohman" w:date="2019-04-19T08:47:00Z">
                            <w:pPr>
                              <w:jc w:val="center"/>
                            </w:pPr>
                          </w:pPrChange>
                        </w:pPr>
                        <w:del w:id="584" w:author="Charles Ralph Strohman" w:date="2019-04-19T08:47:00Z">
                          <w:r w:rsidDel="005A4CD5">
                            <w:rPr>
                              <w:color w:val="002060"/>
                              <w:sz w:val="28"/>
                              <w:szCs w:val="28"/>
                            </w:rPr>
                            <w:delText>Pads too far out</w:delText>
                          </w:r>
                        </w:del>
                        <w:ins w:id="585" w:author="Charles Ralph Strohman" w:date="2019-05-15T11:21:00Z">
                          <w:r>
                            <w:rPr>
                              <w:color w:val="002060"/>
                              <w:sz w:val="28"/>
                              <w:szCs w:val="28"/>
                            </w:rPr>
                            <w:t>Re</w:t>
                          </w:r>
                        </w:ins>
                        <w:ins w:id="586" w:author="Charles Ralph Strohman" w:date="2019-05-15T11:22:00Z">
                          <w:r>
                            <w:rPr>
                              <w:color w:val="002060"/>
                              <w:sz w:val="28"/>
                              <w:szCs w:val="28"/>
                            </w:rPr>
                            <w:t>sult of read</w:t>
                          </w:r>
                        </w:ins>
                      </w:p>
                    </w:txbxContent>
                  </v:textbox>
                </v:shape>
              </w:pict>
            </mc:Fallback>
          </mc:AlternateContent>
        </w:r>
      </w:ins>
      <w:ins w:id="587" w:author="Charles Ralph Strohman" w:date="2019-05-15T11:21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30944" behindDoc="0" locked="0" layoutInCell="1" allowOverlap="1" wp14:anchorId="5709557D" wp14:editId="1C21920D">
                  <wp:simplePos x="0" y="0"/>
                  <wp:positionH relativeFrom="column">
                    <wp:posOffset>916305</wp:posOffset>
                  </wp:positionH>
                  <wp:positionV relativeFrom="paragraph">
                    <wp:posOffset>1883410</wp:posOffset>
                  </wp:positionV>
                  <wp:extent cx="266700" cy="1911350"/>
                  <wp:effectExtent l="0" t="38100" r="76200" b="12700"/>
                  <wp:wrapNone/>
                  <wp:docPr id="49" name="Straight Arrow Connector 4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266700" cy="191135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298204E7" id="Straight Arrow Connector 49" o:spid="_x0000_s1026" type="#_x0000_t32" style="position:absolute;margin-left:72.15pt;margin-top:148.3pt;width:21pt;height:150.5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" strokecolor="red" strokeweight="2pt">
                  <v:stroke endarrow="open"/>
                </v:shape>
              </w:pict>
            </mc:Fallback>
          </mc:AlternateContent>
        </w:r>
      </w:ins>
      <w:ins w:id="588" w:author="Charles Ralph Strohman" w:date="2019-05-15T11:18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24800" behindDoc="0" locked="0" layoutInCell="1" allowOverlap="1" wp14:anchorId="5F3480FF" wp14:editId="7C45B08B">
                  <wp:simplePos x="0" y="0"/>
                  <wp:positionH relativeFrom="column">
                    <wp:posOffset>733425</wp:posOffset>
                  </wp:positionH>
                  <wp:positionV relativeFrom="paragraph">
                    <wp:posOffset>3806190</wp:posOffset>
                  </wp:positionV>
                  <wp:extent cx="1724025" cy="349250"/>
                  <wp:effectExtent l="0" t="0" r="28575" b="69850"/>
                  <wp:wrapNone/>
                  <wp:docPr id="46" name="Rectangular Callout 4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724025" cy="349250"/>
                          </a:xfrm>
                          <a:prstGeom prst="wedgeRectCallou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43FD" w:rsidRPr="008C7B8E" w:rsidRDefault="005843FD" w:rsidP="005843FD">
                              <w:pPr>
                                <w:rPr>
                                  <w:color w:val="002060"/>
                                  <w:sz w:val="28"/>
                                  <w:szCs w:val="28"/>
                                </w:rPr>
                                <w:pPrChange w:id="589" w:author="Charles Ralph Strohman" w:date="2019-04-19T08:47:00Z">
                                  <w:pPr>
                                    <w:jc w:val="center"/>
                                  </w:pPr>
                                </w:pPrChange>
                              </w:pPr>
                              <w:del w:id="590" w:author="Charles Ralph Strohman" w:date="2019-04-19T08:47:00Z">
                                <w:r w:rsidDel="005A4CD5"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delText>Pads too far out</w:delText>
                                </w:r>
                              </w:del>
                              <w:ins w:id="591" w:author="Charles Ralph Strohman" w:date="2019-05-15T11:21:00Z">
                                <w:r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t>Read bytes to 1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5F3480FF" id="Rectangular Callout 46" o:spid="_x0000_s1041" type="#_x0000_t61" style="position:absolute;left:0;text-align:left;margin-left:57.75pt;margin-top:299.7pt;width:135.75pt;height:27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" adj="6300,24300" fillcolor="#b8cce4 [1300]" strokecolor="#243f60 [1604]" strokeweight="2pt">
                  <v:textbox>
                    <w:txbxContent>
                      <w:p w:rsidR="005843FD" w:rsidRPr="008C7B8E" w:rsidRDefault="005843FD" w:rsidP="005843FD">
                        <w:pPr>
                          <w:rPr>
                            <w:color w:val="002060"/>
                            <w:sz w:val="28"/>
                            <w:szCs w:val="28"/>
                          </w:rPr>
                          <w:pPrChange w:id="592" w:author="Charles Ralph Strohman" w:date="2019-04-19T08:47:00Z">
                            <w:pPr>
                              <w:jc w:val="center"/>
                            </w:pPr>
                          </w:pPrChange>
                        </w:pPr>
                        <w:del w:id="593" w:author="Charles Ralph Strohman" w:date="2019-04-19T08:47:00Z">
                          <w:r w:rsidDel="005A4CD5">
                            <w:rPr>
                              <w:color w:val="002060"/>
                              <w:sz w:val="28"/>
                              <w:szCs w:val="28"/>
                            </w:rPr>
                            <w:delText>Pads too far out</w:delText>
                          </w:r>
                        </w:del>
                        <w:ins w:id="594" w:author="Charles Ralph Strohman" w:date="2019-05-15T11:21:00Z">
                          <w:r>
                            <w:rPr>
                              <w:color w:val="002060"/>
                              <w:sz w:val="28"/>
                              <w:szCs w:val="28"/>
                            </w:rPr>
                            <w:t>Read bytes to 1</w:t>
                          </w:r>
                        </w:ins>
                      </w:p>
                    </w:txbxContent>
                  </v:textbox>
                </v:shape>
              </w:pict>
            </mc:Fallback>
          </mc:AlternateContent>
        </w:r>
      </w:ins>
      <w:ins w:id="595" w:author="Charles Ralph Strohman" w:date="2019-05-15T11:15:00Z">
        <w:r w:rsidR="009F7BC3">
          <w:rPr>
            <w:noProof/>
          </w:rPr>
          <w:drawing>
            <wp:inline distT="0" distB="0" distL="0" distR="0">
              <wp:extent cx="4987750" cy="3371850"/>
              <wp:effectExtent l="0" t="0" r="3810" b="0"/>
              <wp:docPr id="39" name="Picture 3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9" name="I2C_set_switch.jpg"/>
                      <pic:cNvPicPr/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09770" cy="338673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4793F" w:rsidRDefault="0024793F" w:rsidP="00A21913">
      <w:pPr>
        <w:ind w:left="720"/>
        <w:rPr>
          <w:ins w:id="596" w:author="Charles Ralph Strohman" w:date="2019-05-15T14:24:00Z"/>
        </w:rPr>
        <w:pPrChange w:id="597" w:author="Charles Ralph Strohman" w:date="2019-05-15T10:27:00Z">
          <w:pPr>
            <w:pStyle w:val="Heading1"/>
          </w:pPr>
        </w:pPrChange>
      </w:pPr>
    </w:p>
    <w:p w:rsidR="0024793F" w:rsidRDefault="0024793F" w:rsidP="00A21913">
      <w:pPr>
        <w:ind w:left="720"/>
        <w:rPr>
          <w:ins w:id="598" w:author="Charles Ralph Strohman" w:date="2019-05-15T14:24:00Z"/>
        </w:rPr>
        <w:pPrChange w:id="599" w:author="Charles Ralph Strohman" w:date="2019-05-15T10:27:00Z">
          <w:pPr>
            <w:pStyle w:val="Heading1"/>
          </w:pPr>
        </w:pPrChange>
      </w:pPr>
    </w:p>
    <w:p w:rsidR="0024793F" w:rsidRDefault="0024793F" w:rsidP="00A21913">
      <w:pPr>
        <w:ind w:left="720"/>
        <w:rPr>
          <w:ins w:id="600" w:author="Charles Ralph Strohman" w:date="2019-05-15T14:24:00Z"/>
        </w:rPr>
        <w:pPrChange w:id="601" w:author="Charles Ralph Strohman" w:date="2019-05-15T10:27:00Z">
          <w:pPr>
            <w:pStyle w:val="Heading1"/>
          </w:pPr>
        </w:pPrChange>
      </w:pPr>
    </w:p>
    <w:p w:rsidR="0024793F" w:rsidRDefault="0024793F" w:rsidP="00A21913">
      <w:pPr>
        <w:ind w:left="720"/>
        <w:rPr>
          <w:ins w:id="602" w:author="Charles Ralph Strohman" w:date="2019-05-15T14:24:00Z"/>
        </w:rPr>
        <w:pPrChange w:id="603" w:author="Charles Ralph Strohman" w:date="2019-05-15T10:27:00Z">
          <w:pPr>
            <w:pStyle w:val="Heading1"/>
          </w:pPr>
        </w:pPrChange>
      </w:pPr>
    </w:p>
    <w:p w:rsidR="0024793F" w:rsidRDefault="0024793F" w:rsidP="00A21913">
      <w:pPr>
        <w:ind w:left="720"/>
        <w:rPr>
          <w:ins w:id="604" w:author="Charles Ralph Strohman" w:date="2019-05-15T14:24:00Z"/>
        </w:rPr>
        <w:pPrChange w:id="605" w:author="Charles Ralph Strohman" w:date="2019-05-15T10:27:00Z">
          <w:pPr>
            <w:pStyle w:val="Heading1"/>
          </w:pPr>
        </w:pPrChange>
      </w:pPr>
    </w:p>
    <w:p w:rsidR="0024793F" w:rsidRDefault="0024793F" w:rsidP="00A21913">
      <w:pPr>
        <w:ind w:left="720"/>
        <w:rPr>
          <w:ins w:id="606" w:author="Charles Ralph Strohman" w:date="2019-05-15T14:24:00Z"/>
        </w:rPr>
        <w:pPrChange w:id="607" w:author="Charles Ralph Strohman" w:date="2019-05-15T10:27:00Z">
          <w:pPr>
            <w:pStyle w:val="Heading1"/>
          </w:pPr>
        </w:pPrChange>
      </w:pPr>
    </w:p>
    <w:p w:rsidR="0024793F" w:rsidRDefault="0024793F" w:rsidP="00A21913">
      <w:pPr>
        <w:ind w:left="720"/>
        <w:rPr>
          <w:ins w:id="608" w:author="Charles Ralph Strohman" w:date="2019-05-15T14:24:00Z"/>
        </w:rPr>
        <w:pPrChange w:id="609" w:author="Charles Ralph Strohman" w:date="2019-05-15T10:27:00Z">
          <w:pPr>
            <w:pStyle w:val="Heading1"/>
          </w:pPr>
        </w:pPrChange>
      </w:pPr>
    </w:p>
    <w:p w:rsidR="0024793F" w:rsidRDefault="0024793F">
      <w:pPr>
        <w:rPr>
          <w:ins w:id="610" w:author="Charles Ralph Strohman" w:date="2019-05-15T14:24:00Z"/>
        </w:rPr>
      </w:pPr>
      <w:ins w:id="611" w:author="Charles Ralph Strohman" w:date="2019-05-15T14:24:00Z">
        <w:r>
          <w:br w:type="page"/>
        </w:r>
      </w:ins>
    </w:p>
    <w:p w:rsidR="0024793F" w:rsidRDefault="0024793F" w:rsidP="0024793F">
      <w:pPr>
        <w:pStyle w:val="Heading1"/>
        <w:rPr>
          <w:ins w:id="612" w:author="Charles Ralph Strohman" w:date="2019-05-15T14:25:00Z"/>
        </w:rPr>
        <w:pPrChange w:id="613" w:author="Charles Ralph Strohman" w:date="2019-05-15T14:25:00Z">
          <w:pPr>
            <w:ind w:left="720"/>
          </w:pPr>
        </w:pPrChange>
      </w:pPr>
      <w:ins w:id="614" w:author="Charles Ralph Strohman" w:date="2019-05-15T14:24:00Z">
        <w:r>
          <w:t>O</w:t>
        </w:r>
      </w:ins>
      <w:ins w:id="615" w:author="Charles Ralph Strohman" w:date="2019-05-15T14:25:00Z">
        <w:r>
          <w:t>B</w:t>
        </w:r>
      </w:ins>
      <w:ins w:id="616" w:author="Charles Ralph Strohman" w:date="2019-05-15T14:24:00Z">
        <w:r>
          <w:t>SERVING</w:t>
        </w:r>
        <w:r>
          <w:t xml:space="preserve"> I2C </w:t>
        </w:r>
      </w:ins>
      <w:ins w:id="617" w:author="Charles Ralph Strohman" w:date="2019-05-15T14:25:00Z">
        <w:r>
          <w:t>MASTERS</w:t>
        </w:r>
      </w:ins>
      <w:ins w:id="618" w:author="Charles Ralph Strohman" w:date="2019-05-15T14:24:00Z">
        <w:r>
          <w:t xml:space="preserve"> WITH</w:t>
        </w:r>
        <w:r>
          <w:t xml:space="preserve"> THE AARDVARK HOST ADAPTER</w:t>
        </w:r>
      </w:ins>
    </w:p>
    <w:p w:rsidR="0024793F" w:rsidRDefault="0024793F" w:rsidP="0024793F">
      <w:pPr>
        <w:pStyle w:val="Heading1"/>
        <w:rPr>
          <w:ins w:id="619" w:author="Charles Ralph Strohman" w:date="2019-05-15T14:25:00Z"/>
        </w:rPr>
        <w:pPrChange w:id="620" w:author="Charles Ralph Strohman" w:date="2019-05-15T14:25:00Z">
          <w:pPr>
            <w:ind w:left="720"/>
          </w:pPr>
        </w:pPrChange>
      </w:pPr>
    </w:p>
    <w:p w:rsidR="0024793F" w:rsidRDefault="0024793F" w:rsidP="0024793F">
      <w:pPr>
        <w:ind w:left="720"/>
        <w:rPr>
          <w:ins w:id="621" w:author="Charles Ralph Strohman" w:date="2019-05-15T14:24:00Z"/>
        </w:rPr>
        <w:pPrChange w:id="622" w:author="Charles Ralph Strohman" w:date="2019-05-15T14:25:00Z">
          <w:pPr>
            <w:ind w:left="720"/>
          </w:pPr>
        </w:pPrChange>
      </w:pPr>
      <w:ins w:id="623" w:author="Charles Ralph Strohman" w:date="2019-05-15T14:24:00Z">
        <w:r>
          <w:t xml:space="preserve">Any of the six I2C chains can be </w:t>
        </w:r>
      </w:ins>
      <w:ins w:id="624" w:author="Charles Ralph Strohman" w:date="2019-05-15T14:25:00Z">
        <w:r>
          <w:t>substituted</w:t>
        </w:r>
      </w:ins>
      <w:ins w:id="625" w:author="Charles Ralph Strohman" w:date="2019-05-15T14:24:00Z">
        <w:r>
          <w:t xml:space="preserve"> </w:t>
        </w:r>
      </w:ins>
      <w:ins w:id="626" w:author="Charles Ralph Strohman" w:date="2019-05-15T14:26:00Z">
        <w:r>
          <w:t>with the</w:t>
        </w:r>
      </w:ins>
      <w:ins w:id="627" w:author="Charles Ralph Strohman" w:date="2019-05-15T14:24:00Z">
        <w:r>
          <w:t xml:space="preserve"> external host adapter. The host adapter is connected by removing the 4 jumpers from the desired I2C chain and attaching the Aardvark I2C/SPI adapter by way of a custom cable, then running the TotalPhase SerialControl program.</w:t>
        </w:r>
      </w:ins>
    </w:p>
    <w:p w:rsidR="0024793F" w:rsidRDefault="0024793F" w:rsidP="0024793F">
      <w:pPr>
        <w:ind w:left="720"/>
        <w:rPr>
          <w:ins w:id="628" w:author="Charles Ralph Strohman" w:date="2019-05-15T14:24:00Z"/>
        </w:rPr>
      </w:pPr>
    </w:p>
    <w:p w:rsidR="0024793F" w:rsidRDefault="0024793F" w:rsidP="0024793F">
      <w:pPr>
        <w:ind w:left="720"/>
        <w:rPr>
          <w:ins w:id="629" w:author="Charles Ralph Strohman" w:date="2019-05-15T14:24:00Z"/>
        </w:rPr>
      </w:pPr>
      <w:ins w:id="630" w:author="Charles Ralph Strohman" w:date="2019-05-15T14:24:00Z">
        <w:r>
          <w:t>1) Remove the jumpers from the desired I2C slave bus. In this case, it is the I2C bus for the DC-DC converters.</w:t>
        </w:r>
      </w:ins>
    </w:p>
    <w:p w:rsidR="0024793F" w:rsidRDefault="0024793F" w:rsidP="0024793F">
      <w:pPr>
        <w:ind w:left="720"/>
        <w:rPr>
          <w:ins w:id="631" w:author="Charles Ralph Strohman" w:date="2019-05-15T14:24:00Z"/>
        </w:rPr>
      </w:pPr>
      <w:ins w:id="632" w:author="Charles Ralph Strohman" w:date="2019-05-15T14:24:00Z">
        <w:r>
          <w:rPr>
            <w:noProof/>
          </w:rPr>
          <w:drawing>
            <wp:inline distT="0" distB="0" distL="0" distR="0" wp14:anchorId="6E2978D6" wp14:editId="480DA560">
              <wp:extent cx="2362200" cy="2409036"/>
              <wp:effectExtent l="0" t="0" r="0" b="0"/>
              <wp:docPr id="53" name="Picture 5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2" name="I2C_remove_jumpers.jpg"/>
                      <pic:cNvPicPr/>
                    </pic:nvPicPr>
                    <pic:blipFill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74267" cy="242134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4793F" w:rsidRDefault="0024793F" w:rsidP="0024793F">
      <w:pPr>
        <w:ind w:left="720"/>
        <w:rPr>
          <w:ins w:id="633" w:author="Charles Ralph Strohman" w:date="2019-05-15T14:24:00Z"/>
        </w:rPr>
      </w:pPr>
    </w:p>
    <w:p w:rsidR="0024793F" w:rsidRDefault="0024793F" w:rsidP="0024793F">
      <w:pPr>
        <w:ind w:left="720"/>
        <w:rPr>
          <w:ins w:id="634" w:author="Charles Ralph Strohman" w:date="2019-05-15T14:24:00Z"/>
        </w:rPr>
      </w:pPr>
      <w:ins w:id="635" w:author="Charles Ralph Strohman" w:date="2019-05-15T14:24:00Z">
        <w:r>
          <w:t>2) Attach the adapter cable that is labeled “</w:t>
        </w:r>
        <w:r>
          <w:t>BOARD IS MASTER</w:t>
        </w:r>
        <w:r>
          <w:t>”. The wires c</w:t>
        </w:r>
        <w:r>
          <w:t>onnect to the bottom</w:t>
        </w:r>
        <w:r>
          <w:t xml:space="preserve"> row of pins, with the yellow wire to the left and the white wire to the right. The 8-pin front panel connector is not keyed. The 10-pin connector to the adapter is keyed. </w:t>
        </w:r>
      </w:ins>
    </w:p>
    <w:p w:rsidR="0024793F" w:rsidRDefault="0024793F" w:rsidP="00A21913">
      <w:pPr>
        <w:ind w:left="720"/>
        <w:rPr>
          <w:ins w:id="636" w:author="Charles Ralph Strohman" w:date="2019-05-15T14:28:00Z"/>
        </w:rPr>
        <w:pPrChange w:id="637" w:author="Charles Ralph Strohman" w:date="2019-05-15T10:27:00Z">
          <w:pPr>
            <w:pStyle w:val="Heading1"/>
          </w:pPr>
        </w:pPrChange>
      </w:pPr>
      <w:ins w:id="638" w:author="Charles Ralph Strohman" w:date="2019-05-15T14:27:00Z">
        <w:r>
          <w:rPr>
            <w:noProof/>
          </w:rPr>
          <w:drawing>
            <wp:inline distT="0" distB="0" distL="0" distR="0">
              <wp:extent cx="3190875" cy="2500422"/>
              <wp:effectExtent l="0" t="0" r="0" b="0"/>
              <wp:docPr id="54" name="Picture 5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4" name="I2C_attach_master.jpg"/>
                      <pic:cNvPicPr/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02134" cy="25092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4793F" w:rsidRDefault="0024793F" w:rsidP="00A21913">
      <w:pPr>
        <w:ind w:left="720"/>
        <w:rPr>
          <w:ins w:id="639" w:author="Charles Ralph Strohman" w:date="2019-05-15T14:28:00Z"/>
        </w:rPr>
        <w:pPrChange w:id="640" w:author="Charles Ralph Strohman" w:date="2019-05-15T10:27:00Z">
          <w:pPr>
            <w:pStyle w:val="Heading1"/>
          </w:pPr>
        </w:pPrChange>
      </w:pPr>
    </w:p>
    <w:p w:rsidR="0024793F" w:rsidRDefault="0024793F">
      <w:pPr>
        <w:rPr>
          <w:ins w:id="641" w:author="Charles Ralph Strohman" w:date="2019-05-15T14:28:00Z"/>
        </w:rPr>
      </w:pPr>
      <w:ins w:id="642" w:author="Charles Ralph Strohman" w:date="2019-05-15T14:28:00Z">
        <w:r>
          <w:br w:type="page"/>
        </w:r>
      </w:ins>
    </w:p>
    <w:p w:rsidR="0024793F" w:rsidRDefault="0024793F" w:rsidP="0024793F">
      <w:pPr>
        <w:ind w:left="720"/>
        <w:rPr>
          <w:ins w:id="643" w:author="Charles Ralph Strohman" w:date="2019-05-15T14:28:00Z"/>
        </w:rPr>
      </w:pPr>
      <w:ins w:id="644" w:author="Charles Ralph Strohman" w:date="2019-05-15T14:28:00Z">
        <w:r>
          <w:t>3) The signals are:</w:t>
        </w:r>
      </w:ins>
    </w:p>
    <w:p w:rsidR="0024793F" w:rsidRDefault="0024793F" w:rsidP="0024793F">
      <w:pPr>
        <w:ind w:left="1440"/>
        <w:rPr>
          <w:ins w:id="645" w:author="Charles Ralph Strohman" w:date="2019-05-15T14:28:00Z"/>
        </w:rPr>
      </w:pPr>
      <w:ins w:id="646" w:author="Charles Ralph Strohman" w:date="2019-05-15T14:28:00Z">
        <w:r>
          <w:t>Yellow = SCL (I2C Clock)</w:t>
        </w:r>
      </w:ins>
    </w:p>
    <w:p w:rsidR="0024793F" w:rsidRDefault="0024793F" w:rsidP="0024793F">
      <w:pPr>
        <w:ind w:left="1440"/>
        <w:rPr>
          <w:ins w:id="647" w:author="Charles Ralph Strohman" w:date="2019-05-15T14:28:00Z"/>
        </w:rPr>
      </w:pPr>
      <w:ins w:id="648" w:author="Charles Ralph Strohman" w:date="2019-05-15T14:28:00Z">
        <w:r>
          <w:t>Blue = SDA (I2C Data)</w:t>
        </w:r>
      </w:ins>
    </w:p>
    <w:p w:rsidR="0024793F" w:rsidRDefault="0024793F" w:rsidP="0024793F">
      <w:pPr>
        <w:ind w:left="1440"/>
        <w:rPr>
          <w:ins w:id="649" w:author="Charles Ralph Strohman" w:date="2019-05-15T14:28:00Z"/>
        </w:rPr>
      </w:pPr>
      <w:ins w:id="650" w:author="Charles Ralph Strohman" w:date="2019-05-15T14:28:00Z">
        <w:r>
          <w:t>Red = RESET</w:t>
        </w:r>
        <w:r>
          <w:t xml:space="preserve"> (omitted initially until all TM4C I2C reset pins are open drain)</w:t>
        </w:r>
      </w:ins>
    </w:p>
    <w:p w:rsidR="0024793F" w:rsidRDefault="0024793F" w:rsidP="0024793F">
      <w:pPr>
        <w:ind w:left="1440"/>
        <w:rPr>
          <w:ins w:id="651" w:author="Charles Ralph Strohman" w:date="2019-05-15T14:28:00Z"/>
        </w:rPr>
      </w:pPr>
      <w:ins w:id="652" w:author="Charles Ralph Strohman" w:date="2019-05-15T14:28:00Z">
        <w:r>
          <w:t>White = GND</w:t>
        </w:r>
      </w:ins>
    </w:p>
    <w:p w:rsidR="0024793F" w:rsidRDefault="0024793F" w:rsidP="0024793F">
      <w:pPr>
        <w:ind w:left="1440"/>
        <w:rPr>
          <w:ins w:id="653" w:author="Charles Ralph Strohman" w:date="2019-05-15T14:28:00Z"/>
        </w:rPr>
      </w:pPr>
    </w:p>
    <w:p w:rsidR="00176C9B" w:rsidRDefault="00AE4E72" w:rsidP="00A21913">
      <w:pPr>
        <w:ind w:left="720"/>
        <w:pPrChange w:id="654" w:author="Charles Ralph Strohman" w:date="2019-05-15T10:27:00Z">
          <w:pPr>
            <w:pStyle w:val="Heading1"/>
          </w:pPr>
        </w:pPrChange>
      </w:pPr>
      <w:del w:id="655" w:author="Charles Ralph Strohman" w:date="2019-05-15T10:03:00Z">
        <w:r w:rsidDel="00662273">
          <w:delText>RTM</w:delText>
        </w:r>
        <w:r w:rsidR="00176C9B" w:rsidRPr="0075650B" w:rsidDel="00662273">
          <w:delText xml:space="preserve"> CONNECTIONS</w:delText>
        </w:r>
      </w:del>
      <w:bookmarkEnd w:id="404"/>
    </w:p>
    <w:sectPr w:rsidR="00176C9B" w:rsidSect="00C6404B">
      <w:headerReference w:type="default" r:id="rId20"/>
      <w:footerReference w:type="default" r:id="rId21"/>
      <w:pgSz w:w="12240" w:h="15840"/>
      <w:pgMar w:top="1440" w:right="1152" w:bottom="1440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76C4" w:rsidRDefault="000876C4" w:rsidP="008736A2">
      <w:r>
        <w:separator/>
      </w:r>
    </w:p>
    <w:p w:rsidR="000876C4" w:rsidRDefault="000876C4"/>
  </w:endnote>
  <w:endnote w:type="continuationSeparator" w:id="0">
    <w:p w:rsidR="000876C4" w:rsidRDefault="000876C4" w:rsidP="008736A2">
      <w:r>
        <w:continuationSeparator/>
      </w:r>
    </w:p>
    <w:p w:rsidR="000876C4" w:rsidRDefault="000876C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76C4" w:rsidRDefault="000876C4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del w:id="656" w:author="Charles Ralph Strohman" w:date="2019-05-15T11:29:00Z">
      <w:r w:rsidDel="00156537">
        <w:rPr>
          <w:rFonts w:asciiTheme="majorHAnsi" w:eastAsiaTheme="majorEastAsia" w:hAnsiTheme="majorHAnsi" w:cstheme="majorBidi"/>
        </w:rPr>
        <w:delText xml:space="preserve">August </w:delText>
      </w:r>
    </w:del>
    <w:del w:id="657" w:author="Charles Ralph Strohman" w:date="2019-05-15T11:30:00Z">
      <w:r w:rsidDel="00156537">
        <w:rPr>
          <w:rFonts w:asciiTheme="majorHAnsi" w:eastAsiaTheme="majorEastAsia" w:hAnsiTheme="majorHAnsi" w:cstheme="majorBidi"/>
        </w:rPr>
        <w:delText>3</w:delText>
      </w:r>
    </w:del>
    <w:ins w:id="658" w:author="Charles Ralph Strohman" w:date="2019-05-15T11:30:00Z">
      <w:r w:rsidR="00156537">
        <w:rPr>
          <w:rFonts w:asciiTheme="majorHAnsi" w:eastAsiaTheme="majorEastAsia" w:hAnsiTheme="majorHAnsi" w:cstheme="majorBidi"/>
        </w:rPr>
        <w:t>May 15</w:t>
      </w:r>
    </w:ins>
    <w:r>
      <w:rPr>
        <w:rFonts w:asciiTheme="majorHAnsi" w:eastAsiaTheme="majorEastAsia" w:hAnsiTheme="majorHAnsi" w:cstheme="majorBidi"/>
      </w:rPr>
      <w:t>, 201</w:t>
    </w:r>
    <w:ins w:id="659" w:author="Charles Ralph Strohman" w:date="2019-05-15T11:30:00Z">
      <w:r w:rsidR="00156537">
        <w:rPr>
          <w:rFonts w:asciiTheme="majorHAnsi" w:eastAsiaTheme="majorEastAsia" w:hAnsiTheme="majorHAnsi" w:cstheme="majorBidi"/>
        </w:rPr>
        <w:t>9</w:t>
      </w:r>
    </w:ins>
    <w:del w:id="660" w:author="Charles Ralph Strohman" w:date="2019-05-15T11:30:00Z">
      <w:r w:rsidDel="00156537">
        <w:rPr>
          <w:rFonts w:asciiTheme="majorHAnsi" w:eastAsiaTheme="majorEastAsia" w:hAnsiTheme="majorHAnsi" w:cstheme="majorBidi"/>
        </w:rPr>
        <w:delText>7</w:delText>
      </w:r>
    </w:del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asciiTheme="minorHAnsi" w:eastAsiaTheme="minorEastAsia" w:hAnsiTheme="minorHAnsi" w:cstheme="minorBidi"/>
      </w:rPr>
      <w:fldChar w:fldCharType="begin"/>
    </w:r>
    <w:r>
      <w:instrText xml:space="preserve"> PAGE   \* MERGEFORMAT </w:instrText>
    </w:r>
    <w:r>
      <w:rPr>
        <w:rFonts w:asciiTheme="minorHAnsi" w:eastAsiaTheme="minorEastAsia" w:hAnsiTheme="minorHAnsi" w:cstheme="minorBidi"/>
      </w:rPr>
      <w:fldChar w:fldCharType="separate"/>
    </w:r>
    <w:r w:rsidR="0024793F" w:rsidRPr="0024793F">
      <w:rPr>
        <w:rFonts w:asciiTheme="majorHAnsi" w:eastAsiaTheme="majorEastAsia" w:hAnsiTheme="majorHAnsi" w:cstheme="majorBidi"/>
        <w:noProof/>
      </w:rPr>
      <w:t>12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0876C4" w:rsidRDefault="000876C4">
    <w:pPr>
      <w:pStyle w:val="Footer"/>
    </w:pPr>
  </w:p>
  <w:p w:rsidR="000876C4" w:rsidRDefault="000876C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76C4" w:rsidRDefault="000876C4" w:rsidP="008736A2">
      <w:r>
        <w:separator/>
      </w:r>
    </w:p>
    <w:p w:rsidR="000876C4" w:rsidRDefault="000876C4"/>
  </w:footnote>
  <w:footnote w:type="continuationSeparator" w:id="0">
    <w:p w:rsidR="000876C4" w:rsidRDefault="000876C4" w:rsidP="008736A2">
      <w:r>
        <w:continuationSeparator/>
      </w:r>
    </w:p>
    <w:p w:rsidR="000876C4" w:rsidRDefault="000876C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Cs w:val="32"/>
      </w:r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0876C4" w:rsidRDefault="00FC774F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Cs w:val="32"/>
          </w:rPr>
          <w:t>6089-103</w:t>
        </w:r>
        <w:r w:rsidR="000876C4">
          <w:rPr>
            <w:rFonts w:asciiTheme="majorHAnsi" w:eastAsiaTheme="majorEastAsia" w:hAnsiTheme="majorHAnsi" w:cstheme="majorBidi"/>
            <w:szCs w:val="32"/>
          </w:rPr>
          <w:t xml:space="preserve"> </w:t>
        </w:r>
        <w:r w:rsidR="00AE4E72">
          <w:rPr>
            <w:rFonts w:asciiTheme="majorHAnsi" w:eastAsiaTheme="majorEastAsia" w:hAnsiTheme="majorHAnsi" w:cstheme="majorBidi"/>
            <w:szCs w:val="32"/>
          </w:rPr>
          <w:t>HARDWARE MANUAL</w:t>
        </w:r>
        <w:r w:rsidR="000876C4">
          <w:rPr>
            <w:rFonts w:asciiTheme="majorHAnsi" w:eastAsiaTheme="majorEastAsia" w:hAnsiTheme="majorHAnsi" w:cstheme="majorBidi"/>
            <w:szCs w:val="32"/>
          </w:rPr>
          <w:t xml:space="preserve"> – VERSION 1.1.1</w:t>
        </w:r>
      </w:p>
    </w:sdtContent>
  </w:sdt>
  <w:p w:rsidR="000876C4" w:rsidRDefault="000876C4">
    <w:pPr>
      <w:pStyle w:val="Header"/>
    </w:pPr>
  </w:p>
  <w:p w:rsidR="000876C4" w:rsidRDefault="000876C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85D29"/>
    <w:multiLevelType w:val="hybridMultilevel"/>
    <w:tmpl w:val="3C7010B2"/>
    <w:lvl w:ilvl="0" w:tplc="532C46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CA3145"/>
    <w:multiLevelType w:val="hybridMultilevel"/>
    <w:tmpl w:val="4F0AB820"/>
    <w:lvl w:ilvl="0" w:tplc="D826BA5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CDF719C"/>
    <w:multiLevelType w:val="hybridMultilevel"/>
    <w:tmpl w:val="AED00742"/>
    <w:lvl w:ilvl="0" w:tplc="0C50A0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AE0CD1"/>
    <w:multiLevelType w:val="hybridMultilevel"/>
    <w:tmpl w:val="AF7A4CD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AB4B84"/>
    <w:multiLevelType w:val="hybridMultilevel"/>
    <w:tmpl w:val="717AEFCA"/>
    <w:lvl w:ilvl="0" w:tplc="3174BD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2C1042E"/>
    <w:multiLevelType w:val="hybridMultilevel"/>
    <w:tmpl w:val="17F0C7B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6E00650"/>
    <w:multiLevelType w:val="hybridMultilevel"/>
    <w:tmpl w:val="A2EA95F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3910965"/>
    <w:multiLevelType w:val="hybridMultilevel"/>
    <w:tmpl w:val="AED00742"/>
    <w:lvl w:ilvl="0" w:tplc="0C50A00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412560E0"/>
    <w:multiLevelType w:val="hybridMultilevel"/>
    <w:tmpl w:val="607AB9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A40E81"/>
    <w:multiLevelType w:val="hybridMultilevel"/>
    <w:tmpl w:val="D17892D6"/>
    <w:lvl w:ilvl="0" w:tplc="0A5A77D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EDB6405"/>
    <w:multiLevelType w:val="hybridMultilevel"/>
    <w:tmpl w:val="AED00742"/>
    <w:lvl w:ilvl="0" w:tplc="0C50A0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9501688"/>
    <w:multiLevelType w:val="hybridMultilevel"/>
    <w:tmpl w:val="1854B1B6"/>
    <w:lvl w:ilvl="0" w:tplc="2804A1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016003"/>
    <w:multiLevelType w:val="hybridMultilevel"/>
    <w:tmpl w:val="32B2580E"/>
    <w:lvl w:ilvl="0" w:tplc="39C8F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FF428F8"/>
    <w:multiLevelType w:val="hybridMultilevel"/>
    <w:tmpl w:val="91F26932"/>
    <w:lvl w:ilvl="0" w:tplc="73F4C7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23E7433"/>
    <w:multiLevelType w:val="hybridMultilevel"/>
    <w:tmpl w:val="26805BBC"/>
    <w:lvl w:ilvl="0" w:tplc="26388BC8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9FE6121"/>
    <w:multiLevelType w:val="hybridMultilevel"/>
    <w:tmpl w:val="22E87358"/>
    <w:lvl w:ilvl="0" w:tplc="DF1612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A6A116C"/>
    <w:multiLevelType w:val="hybridMultilevel"/>
    <w:tmpl w:val="0DF02AEE"/>
    <w:lvl w:ilvl="0" w:tplc="CC2E8AB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AB119C5"/>
    <w:multiLevelType w:val="hybridMultilevel"/>
    <w:tmpl w:val="4FA025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7"/>
  </w:num>
  <w:num w:numId="3">
    <w:abstractNumId w:val="11"/>
  </w:num>
  <w:num w:numId="4">
    <w:abstractNumId w:val="0"/>
  </w:num>
  <w:num w:numId="5">
    <w:abstractNumId w:val="15"/>
  </w:num>
  <w:num w:numId="6">
    <w:abstractNumId w:val="2"/>
  </w:num>
  <w:num w:numId="7">
    <w:abstractNumId w:val="10"/>
  </w:num>
  <w:num w:numId="8">
    <w:abstractNumId w:val="4"/>
  </w:num>
  <w:num w:numId="9">
    <w:abstractNumId w:val="14"/>
  </w:num>
  <w:num w:numId="10">
    <w:abstractNumId w:val="12"/>
  </w:num>
  <w:num w:numId="11">
    <w:abstractNumId w:val="5"/>
  </w:num>
  <w:num w:numId="12">
    <w:abstractNumId w:val="17"/>
  </w:num>
  <w:num w:numId="13">
    <w:abstractNumId w:val="9"/>
  </w:num>
  <w:num w:numId="14">
    <w:abstractNumId w:val="16"/>
  </w:num>
  <w:num w:numId="15">
    <w:abstractNumId w:val="1"/>
  </w:num>
  <w:num w:numId="16">
    <w:abstractNumId w:val="6"/>
  </w:num>
  <w:num w:numId="17">
    <w:abstractNumId w:val="3"/>
  </w:num>
  <w:num w:numId="18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harles Ralph Strohman">
    <w15:presenceInfo w15:providerId="None" w15:userId="Charles Ralph Strohm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/>
  <w:trackRevisions/>
  <w:defaultTabStop w:val="720"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413"/>
    <w:rsid w:val="00005F16"/>
    <w:rsid w:val="00010D42"/>
    <w:rsid w:val="000116D3"/>
    <w:rsid w:val="0001188F"/>
    <w:rsid w:val="000149AA"/>
    <w:rsid w:val="00014BA8"/>
    <w:rsid w:val="00021427"/>
    <w:rsid w:val="000253EB"/>
    <w:rsid w:val="000315B4"/>
    <w:rsid w:val="00036066"/>
    <w:rsid w:val="000368D6"/>
    <w:rsid w:val="00041067"/>
    <w:rsid w:val="00043805"/>
    <w:rsid w:val="00043F0B"/>
    <w:rsid w:val="00057545"/>
    <w:rsid w:val="00060CCC"/>
    <w:rsid w:val="000612B8"/>
    <w:rsid w:val="0006294E"/>
    <w:rsid w:val="00072E1D"/>
    <w:rsid w:val="0007598B"/>
    <w:rsid w:val="000876C4"/>
    <w:rsid w:val="00087949"/>
    <w:rsid w:val="00094809"/>
    <w:rsid w:val="00094F78"/>
    <w:rsid w:val="000950A3"/>
    <w:rsid w:val="00096851"/>
    <w:rsid w:val="00097325"/>
    <w:rsid w:val="000B0B57"/>
    <w:rsid w:val="000B3A8E"/>
    <w:rsid w:val="000B6188"/>
    <w:rsid w:val="000B7956"/>
    <w:rsid w:val="000C0539"/>
    <w:rsid w:val="000D2977"/>
    <w:rsid w:val="000D47D8"/>
    <w:rsid w:val="000E0BE5"/>
    <w:rsid w:val="000E0DEF"/>
    <w:rsid w:val="000E42E7"/>
    <w:rsid w:val="000E55AB"/>
    <w:rsid w:val="000E5CDB"/>
    <w:rsid w:val="000E5CDC"/>
    <w:rsid w:val="000F0E5C"/>
    <w:rsid w:val="000F2C94"/>
    <w:rsid w:val="000F5222"/>
    <w:rsid w:val="000F60F8"/>
    <w:rsid w:val="00102730"/>
    <w:rsid w:val="00102EC4"/>
    <w:rsid w:val="00106357"/>
    <w:rsid w:val="001063EA"/>
    <w:rsid w:val="001077FB"/>
    <w:rsid w:val="00112AF5"/>
    <w:rsid w:val="00114E3F"/>
    <w:rsid w:val="00115B1C"/>
    <w:rsid w:val="001179C9"/>
    <w:rsid w:val="001235A6"/>
    <w:rsid w:val="00147B1F"/>
    <w:rsid w:val="00156537"/>
    <w:rsid w:val="00157310"/>
    <w:rsid w:val="001578E2"/>
    <w:rsid w:val="00160614"/>
    <w:rsid w:val="00164D7E"/>
    <w:rsid w:val="00176C9B"/>
    <w:rsid w:val="00180364"/>
    <w:rsid w:val="00181B03"/>
    <w:rsid w:val="00190534"/>
    <w:rsid w:val="00195A58"/>
    <w:rsid w:val="001A30DB"/>
    <w:rsid w:val="001A31F1"/>
    <w:rsid w:val="001B1289"/>
    <w:rsid w:val="001B7FF4"/>
    <w:rsid w:val="001C21C3"/>
    <w:rsid w:val="001C2770"/>
    <w:rsid w:val="001C4390"/>
    <w:rsid w:val="001C6C48"/>
    <w:rsid w:val="001D065B"/>
    <w:rsid w:val="001D395A"/>
    <w:rsid w:val="001D535F"/>
    <w:rsid w:val="001D56FF"/>
    <w:rsid w:val="001E3AD2"/>
    <w:rsid w:val="001F670A"/>
    <w:rsid w:val="00201985"/>
    <w:rsid w:val="0020239E"/>
    <w:rsid w:val="00203BA9"/>
    <w:rsid w:val="002054B4"/>
    <w:rsid w:val="002056B0"/>
    <w:rsid w:val="00206AA3"/>
    <w:rsid w:val="002101BB"/>
    <w:rsid w:val="0021182B"/>
    <w:rsid w:val="0022372F"/>
    <w:rsid w:val="00232A26"/>
    <w:rsid w:val="0024021C"/>
    <w:rsid w:val="00241E0D"/>
    <w:rsid w:val="00245580"/>
    <w:rsid w:val="00245981"/>
    <w:rsid w:val="0024793F"/>
    <w:rsid w:val="002600D5"/>
    <w:rsid w:val="00263CD8"/>
    <w:rsid w:val="0028054C"/>
    <w:rsid w:val="00281E42"/>
    <w:rsid w:val="002825DD"/>
    <w:rsid w:val="00282B83"/>
    <w:rsid w:val="00290BAB"/>
    <w:rsid w:val="002A5289"/>
    <w:rsid w:val="002B1407"/>
    <w:rsid w:val="002B6365"/>
    <w:rsid w:val="002B73F9"/>
    <w:rsid w:val="002C0765"/>
    <w:rsid w:val="002C3EA4"/>
    <w:rsid w:val="002C596B"/>
    <w:rsid w:val="002D2F60"/>
    <w:rsid w:val="002D3E27"/>
    <w:rsid w:val="002E591B"/>
    <w:rsid w:val="002E6F20"/>
    <w:rsid w:val="002F212C"/>
    <w:rsid w:val="002F2433"/>
    <w:rsid w:val="002F3CAE"/>
    <w:rsid w:val="002F713D"/>
    <w:rsid w:val="003015A1"/>
    <w:rsid w:val="00306AD8"/>
    <w:rsid w:val="003079C7"/>
    <w:rsid w:val="00307F8F"/>
    <w:rsid w:val="003121DE"/>
    <w:rsid w:val="003139D3"/>
    <w:rsid w:val="00314709"/>
    <w:rsid w:val="0031597E"/>
    <w:rsid w:val="003179B8"/>
    <w:rsid w:val="00317B07"/>
    <w:rsid w:val="00322117"/>
    <w:rsid w:val="00323BE2"/>
    <w:rsid w:val="00326B14"/>
    <w:rsid w:val="00342709"/>
    <w:rsid w:val="00365AD4"/>
    <w:rsid w:val="0037116A"/>
    <w:rsid w:val="003756E0"/>
    <w:rsid w:val="0038199B"/>
    <w:rsid w:val="003819B0"/>
    <w:rsid w:val="00383A28"/>
    <w:rsid w:val="003869B9"/>
    <w:rsid w:val="003870F1"/>
    <w:rsid w:val="003A621E"/>
    <w:rsid w:val="003A7A35"/>
    <w:rsid w:val="003B236F"/>
    <w:rsid w:val="003B2F09"/>
    <w:rsid w:val="003B5025"/>
    <w:rsid w:val="003B6029"/>
    <w:rsid w:val="003B6AEE"/>
    <w:rsid w:val="003C1721"/>
    <w:rsid w:val="003C1B08"/>
    <w:rsid w:val="003C3598"/>
    <w:rsid w:val="003C6E2C"/>
    <w:rsid w:val="003D17FA"/>
    <w:rsid w:val="003D30EF"/>
    <w:rsid w:val="003D4A3E"/>
    <w:rsid w:val="003D6B86"/>
    <w:rsid w:val="003D6CCC"/>
    <w:rsid w:val="003E11B3"/>
    <w:rsid w:val="003E139D"/>
    <w:rsid w:val="003E1A6B"/>
    <w:rsid w:val="003E64A6"/>
    <w:rsid w:val="003F6EAB"/>
    <w:rsid w:val="00407811"/>
    <w:rsid w:val="00417D84"/>
    <w:rsid w:val="00422F86"/>
    <w:rsid w:val="00430A44"/>
    <w:rsid w:val="00431756"/>
    <w:rsid w:val="004329F3"/>
    <w:rsid w:val="004350C7"/>
    <w:rsid w:val="0044480D"/>
    <w:rsid w:val="00456B02"/>
    <w:rsid w:val="00463CFD"/>
    <w:rsid w:val="00473BB3"/>
    <w:rsid w:val="004758CA"/>
    <w:rsid w:val="00476106"/>
    <w:rsid w:val="00491E52"/>
    <w:rsid w:val="004935E5"/>
    <w:rsid w:val="004A185A"/>
    <w:rsid w:val="004A5684"/>
    <w:rsid w:val="004A672A"/>
    <w:rsid w:val="004B0CE4"/>
    <w:rsid w:val="004B0EC4"/>
    <w:rsid w:val="004B1E2C"/>
    <w:rsid w:val="004B39F8"/>
    <w:rsid w:val="004B3BEA"/>
    <w:rsid w:val="004B5560"/>
    <w:rsid w:val="004B6296"/>
    <w:rsid w:val="004B7D42"/>
    <w:rsid w:val="004D1F3B"/>
    <w:rsid w:val="004D3F9D"/>
    <w:rsid w:val="004E5D40"/>
    <w:rsid w:val="004E6A89"/>
    <w:rsid w:val="004E6B47"/>
    <w:rsid w:val="004E7BF6"/>
    <w:rsid w:val="004F15F7"/>
    <w:rsid w:val="004F19FF"/>
    <w:rsid w:val="004F6A02"/>
    <w:rsid w:val="004F6F70"/>
    <w:rsid w:val="005059EF"/>
    <w:rsid w:val="00507501"/>
    <w:rsid w:val="00510329"/>
    <w:rsid w:val="005103B9"/>
    <w:rsid w:val="005121EA"/>
    <w:rsid w:val="0051482F"/>
    <w:rsid w:val="0051531C"/>
    <w:rsid w:val="00517603"/>
    <w:rsid w:val="00523029"/>
    <w:rsid w:val="00523435"/>
    <w:rsid w:val="00531325"/>
    <w:rsid w:val="00533061"/>
    <w:rsid w:val="005344C6"/>
    <w:rsid w:val="005351C2"/>
    <w:rsid w:val="005452C6"/>
    <w:rsid w:val="005453D3"/>
    <w:rsid w:val="00551CDD"/>
    <w:rsid w:val="00552458"/>
    <w:rsid w:val="00554AE6"/>
    <w:rsid w:val="00554CF8"/>
    <w:rsid w:val="00556564"/>
    <w:rsid w:val="00560D41"/>
    <w:rsid w:val="00567500"/>
    <w:rsid w:val="00570046"/>
    <w:rsid w:val="00575D78"/>
    <w:rsid w:val="005800A2"/>
    <w:rsid w:val="00583082"/>
    <w:rsid w:val="005843FD"/>
    <w:rsid w:val="00585DC2"/>
    <w:rsid w:val="00594AB4"/>
    <w:rsid w:val="00596F96"/>
    <w:rsid w:val="005A1F1C"/>
    <w:rsid w:val="005A4CD5"/>
    <w:rsid w:val="005C0532"/>
    <w:rsid w:val="005D3C81"/>
    <w:rsid w:val="005D7939"/>
    <w:rsid w:val="005E313C"/>
    <w:rsid w:val="005E6732"/>
    <w:rsid w:val="005E7498"/>
    <w:rsid w:val="005F08AE"/>
    <w:rsid w:val="005F7BDF"/>
    <w:rsid w:val="0060237C"/>
    <w:rsid w:val="0060734B"/>
    <w:rsid w:val="00607B5D"/>
    <w:rsid w:val="006171A6"/>
    <w:rsid w:val="0062070D"/>
    <w:rsid w:val="00622D95"/>
    <w:rsid w:val="00631BB4"/>
    <w:rsid w:val="00633BFE"/>
    <w:rsid w:val="00634A3E"/>
    <w:rsid w:val="0063724F"/>
    <w:rsid w:val="006378B1"/>
    <w:rsid w:val="00647DDA"/>
    <w:rsid w:val="00651802"/>
    <w:rsid w:val="00653EF1"/>
    <w:rsid w:val="0065544A"/>
    <w:rsid w:val="006556A7"/>
    <w:rsid w:val="00662273"/>
    <w:rsid w:val="006713A2"/>
    <w:rsid w:val="00671F39"/>
    <w:rsid w:val="006828BC"/>
    <w:rsid w:val="00685155"/>
    <w:rsid w:val="006875E6"/>
    <w:rsid w:val="00690B47"/>
    <w:rsid w:val="00696FF6"/>
    <w:rsid w:val="006A3136"/>
    <w:rsid w:val="006A553A"/>
    <w:rsid w:val="006A75F4"/>
    <w:rsid w:val="006B0A3E"/>
    <w:rsid w:val="006B2D8C"/>
    <w:rsid w:val="006B352C"/>
    <w:rsid w:val="006B6769"/>
    <w:rsid w:val="006C0DDA"/>
    <w:rsid w:val="006C3955"/>
    <w:rsid w:val="006D2316"/>
    <w:rsid w:val="006D5B94"/>
    <w:rsid w:val="006D7DCC"/>
    <w:rsid w:val="006E1605"/>
    <w:rsid w:val="006E2B17"/>
    <w:rsid w:val="006E319F"/>
    <w:rsid w:val="006E4A2F"/>
    <w:rsid w:val="006E67F3"/>
    <w:rsid w:val="006E735A"/>
    <w:rsid w:val="006F2875"/>
    <w:rsid w:val="006F7AFE"/>
    <w:rsid w:val="007121CE"/>
    <w:rsid w:val="007140D6"/>
    <w:rsid w:val="00715673"/>
    <w:rsid w:val="00721916"/>
    <w:rsid w:val="0074338E"/>
    <w:rsid w:val="007471CD"/>
    <w:rsid w:val="00750287"/>
    <w:rsid w:val="0075650B"/>
    <w:rsid w:val="007574F6"/>
    <w:rsid w:val="00762FCD"/>
    <w:rsid w:val="00764015"/>
    <w:rsid w:val="0076658F"/>
    <w:rsid w:val="007669CD"/>
    <w:rsid w:val="007705FC"/>
    <w:rsid w:val="00770912"/>
    <w:rsid w:val="007734DC"/>
    <w:rsid w:val="00774EF0"/>
    <w:rsid w:val="00782459"/>
    <w:rsid w:val="007901E7"/>
    <w:rsid w:val="00795AFD"/>
    <w:rsid w:val="00797091"/>
    <w:rsid w:val="007A0778"/>
    <w:rsid w:val="007A3E77"/>
    <w:rsid w:val="007C0FBA"/>
    <w:rsid w:val="007C28CB"/>
    <w:rsid w:val="007D6FDC"/>
    <w:rsid w:val="007F23A6"/>
    <w:rsid w:val="007F5749"/>
    <w:rsid w:val="007F5BCE"/>
    <w:rsid w:val="00800192"/>
    <w:rsid w:val="00800B73"/>
    <w:rsid w:val="008010C2"/>
    <w:rsid w:val="00801575"/>
    <w:rsid w:val="008037C1"/>
    <w:rsid w:val="008073AC"/>
    <w:rsid w:val="0081441F"/>
    <w:rsid w:val="00815C7C"/>
    <w:rsid w:val="00820784"/>
    <w:rsid w:val="0082188E"/>
    <w:rsid w:val="00823995"/>
    <w:rsid w:val="008249D3"/>
    <w:rsid w:val="008254CA"/>
    <w:rsid w:val="0082652F"/>
    <w:rsid w:val="0082788F"/>
    <w:rsid w:val="00827A07"/>
    <w:rsid w:val="00830BDD"/>
    <w:rsid w:val="008466AE"/>
    <w:rsid w:val="00853B76"/>
    <w:rsid w:val="00866BDF"/>
    <w:rsid w:val="00871A05"/>
    <w:rsid w:val="00873268"/>
    <w:rsid w:val="00873450"/>
    <w:rsid w:val="008736A2"/>
    <w:rsid w:val="008752E6"/>
    <w:rsid w:val="00877202"/>
    <w:rsid w:val="008815EA"/>
    <w:rsid w:val="00891659"/>
    <w:rsid w:val="00891E34"/>
    <w:rsid w:val="00894CB4"/>
    <w:rsid w:val="00895151"/>
    <w:rsid w:val="008955C2"/>
    <w:rsid w:val="008A0515"/>
    <w:rsid w:val="008A13D9"/>
    <w:rsid w:val="008A4B59"/>
    <w:rsid w:val="008A4BEE"/>
    <w:rsid w:val="008A72EE"/>
    <w:rsid w:val="008D5EA7"/>
    <w:rsid w:val="008E697B"/>
    <w:rsid w:val="008F3591"/>
    <w:rsid w:val="008F559B"/>
    <w:rsid w:val="008F7D7D"/>
    <w:rsid w:val="00905E8C"/>
    <w:rsid w:val="00907992"/>
    <w:rsid w:val="00912F1C"/>
    <w:rsid w:val="00915DB0"/>
    <w:rsid w:val="00921198"/>
    <w:rsid w:val="009214E6"/>
    <w:rsid w:val="00925719"/>
    <w:rsid w:val="00932E7B"/>
    <w:rsid w:val="00934992"/>
    <w:rsid w:val="009352D2"/>
    <w:rsid w:val="00935F64"/>
    <w:rsid w:val="00941756"/>
    <w:rsid w:val="009420FC"/>
    <w:rsid w:val="00943BE5"/>
    <w:rsid w:val="00951E77"/>
    <w:rsid w:val="00966D89"/>
    <w:rsid w:val="0097131A"/>
    <w:rsid w:val="009751FA"/>
    <w:rsid w:val="00976D32"/>
    <w:rsid w:val="0097719D"/>
    <w:rsid w:val="009805E7"/>
    <w:rsid w:val="00991312"/>
    <w:rsid w:val="00992116"/>
    <w:rsid w:val="0099270D"/>
    <w:rsid w:val="009932D0"/>
    <w:rsid w:val="009A1963"/>
    <w:rsid w:val="009A30CD"/>
    <w:rsid w:val="009A66B8"/>
    <w:rsid w:val="009B3B50"/>
    <w:rsid w:val="009B6CE0"/>
    <w:rsid w:val="009C23DA"/>
    <w:rsid w:val="009C46E6"/>
    <w:rsid w:val="009D1400"/>
    <w:rsid w:val="009D42B2"/>
    <w:rsid w:val="009D7B22"/>
    <w:rsid w:val="009D7BFB"/>
    <w:rsid w:val="009E00A4"/>
    <w:rsid w:val="009E0571"/>
    <w:rsid w:val="009E05AC"/>
    <w:rsid w:val="009E0F1B"/>
    <w:rsid w:val="009E229B"/>
    <w:rsid w:val="009E5EA3"/>
    <w:rsid w:val="009E7BEB"/>
    <w:rsid w:val="009F7BC3"/>
    <w:rsid w:val="00A071A7"/>
    <w:rsid w:val="00A10288"/>
    <w:rsid w:val="00A15924"/>
    <w:rsid w:val="00A2031C"/>
    <w:rsid w:val="00A21913"/>
    <w:rsid w:val="00A223DC"/>
    <w:rsid w:val="00A34971"/>
    <w:rsid w:val="00A352A8"/>
    <w:rsid w:val="00A446B7"/>
    <w:rsid w:val="00A526AB"/>
    <w:rsid w:val="00A52C4E"/>
    <w:rsid w:val="00A53C81"/>
    <w:rsid w:val="00A611E6"/>
    <w:rsid w:val="00A65C71"/>
    <w:rsid w:val="00A7023D"/>
    <w:rsid w:val="00A72A82"/>
    <w:rsid w:val="00A75B5A"/>
    <w:rsid w:val="00A812C9"/>
    <w:rsid w:val="00A8379F"/>
    <w:rsid w:val="00A85C15"/>
    <w:rsid w:val="00A9090D"/>
    <w:rsid w:val="00A93392"/>
    <w:rsid w:val="00A93857"/>
    <w:rsid w:val="00A97E56"/>
    <w:rsid w:val="00AA6B62"/>
    <w:rsid w:val="00AB774E"/>
    <w:rsid w:val="00AC0145"/>
    <w:rsid w:val="00AC2C27"/>
    <w:rsid w:val="00AD0F14"/>
    <w:rsid w:val="00AD2463"/>
    <w:rsid w:val="00AD3AB9"/>
    <w:rsid w:val="00AD6797"/>
    <w:rsid w:val="00AE052C"/>
    <w:rsid w:val="00AE4E72"/>
    <w:rsid w:val="00AF33EF"/>
    <w:rsid w:val="00B00E5A"/>
    <w:rsid w:val="00B012B5"/>
    <w:rsid w:val="00B16296"/>
    <w:rsid w:val="00B23091"/>
    <w:rsid w:val="00B31644"/>
    <w:rsid w:val="00B31B40"/>
    <w:rsid w:val="00B333D0"/>
    <w:rsid w:val="00B34692"/>
    <w:rsid w:val="00B34A45"/>
    <w:rsid w:val="00B35D94"/>
    <w:rsid w:val="00B37F3B"/>
    <w:rsid w:val="00B41FE9"/>
    <w:rsid w:val="00B436C6"/>
    <w:rsid w:val="00B442AC"/>
    <w:rsid w:val="00B5162A"/>
    <w:rsid w:val="00B60CEE"/>
    <w:rsid w:val="00B63E02"/>
    <w:rsid w:val="00B7200C"/>
    <w:rsid w:val="00B80AFF"/>
    <w:rsid w:val="00B8524F"/>
    <w:rsid w:val="00B87A04"/>
    <w:rsid w:val="00B94F45"/>
    <w:rsid w:val="00B95A60"/>
    <w:rsid w:val="00BA01D9"/>
    <w:rsid w:val="00BA1364"/>
    <w:rsid w:val="00BA57AD"/>
    <w:rsid w:val="00BB48C5"/>
    <w:rsid w:val="00BB4FA2"/>
    <w:rsid w:val="00BB5BAB"/>
    <w:rsid w:val="00BB70D3"/>
    <w:rsid w:val="00BB7FBB"/>
    <w:rsid w:val="00BC33F8"/>
    <w:rsid w:val="00BC3B04"/>
    <w:rsid w:val="00BC644D"/>
    <w:rsid w:val="00BD5591"/>
    <w:rsid w:val="00BD7AEF"/>
    <w:rsid w:val="00BE02D0"/>
    <w:rsid w:val="00BE37A2"/>
    <w:rsid w:val="00BE776B"/>
    <w:rsid w:val="00BE7C32"/>
    <w:rsid w:val="00BF1900"/>
    <w:rsid w:val="00BF21C7"/>
    <w:rsid w:val="00BF2DC9"/>
    <w:rsid w:val="00C014A3"/>
    <w:rsid w:val="00C0250D"/>
    <w:rsid w:val="00C04D0D"/>
    <w:rsid w:val="00C0639F"/>
    <w:rsid w:val="00C0792A"/>
    <w:rsid w:val="00C2210D"/>
    <w:rsid w:val="00C24978"/>
    <w:rsid w:val="00C2528C"/>
    <w:rsid w:val="00C3160B"/>
    <w:rsid w:val="00C41F00"/>
    <w:rsid w:val="00C42F1F"/>
    <w:rsid w:val="00C56F90"/>
    <w:rsid w:val="00C61529"/>
    <w:rsid w:val="00C6404B"/>
    <w:rsid w:val="00C647B8"/>
    <w:rsid w:val="00C66A4A"/>
    <w:rsid w:val="00C767C4"/>
    <w:rsid w:val="00C91F68"/>
    <w:rsid w:val="00C97982"/>
    <w:rsid w:val="00CA104C"/>
    <w:rsid w:val="00CA171D"/>
    <w:rsid w:val="00CA25A2"/>
    <w:rsid w:val="00CA7EA6"/>
    <w:rsid w:val="00CB02FF"/>
    <w:rsid w:val="00CC4702"/>
    <w:rsid w:val="00CC4EAD"/>
    <w:rsid w:val="00CD20B5"/>
    <w:rsid w:val="00CD3736"/>
    <w:rsid w:val="00CD412F"/>
    <w:rsid w:val="00CD4199"/>
    <w:rsid w:val="00CD75D3"/>
    <w:rsid w:val="00CE21D0"/>
    <w:rsid w:val="00CE5E1A"/>
    <w:rsid w:val="00CE6EB4"/>
    <w:rsid w:val="00CF08DB"/>
    <w:rsid w:val="00CF1267"/>
    <w:rsid w:val="00CF1AAF"/>
    <w:rsid w:val="00CF4913"/>
    <w:rsid w:val="00CF7851"/>
    <w:rsid w:val="00D04F54"/>
    <w:rsid w:val="00D076B7"/>
    <w:rsid w:val="00D12D09"/>
    <w:rsid w:val="00D17AF7"/>
    <w:rsid w:val="00D22274"/>
    <w:rsid w:val="00D26B47"/>
    <w:rsid w:val="00D279C1"/>
    <w:rsid w:val="00D30D18"/>
    <w:rsid w:val="00D32351"/>
    <w:rsid w:val="00D335EE"/>
    <w:rsid w:val="00D40FCE"/>
    <w:rsid w:val="00D51ADD"/>
    <w:rsid w:val="00D606FD"/>
    <w:rsid w:val="00D7185B"/>
    <w:rsid w:val="00D73B69"/>
    <w:rsid w:val="00D74531"/>
    <w:rsid w:val="00D832EB"/>
    <w:rsid w:val="00D95457"/>
    <w:rsid w:val="00DA3672"/>
    <w:rsid w:val="00DA51D6"/>
    <w:rsid w:val="00DA6EE9"/>
    <w:rsid w:val="00DB1139"/>
    <w:rsid w:val="00DB4B42"/>
    <w:rsid w:val="00DD32ED"/>
    <w:rsid w:val="00DD3ED3"/>
    <w:rsid w:val="00DD458A"/>
    <w:rsid w:val="00DE2B6F"/>
    <w:rsid w:val="00DE69B9"/>
    <w:rsid w:val="00DE7EAB"/>
    <w:rsid w:val="00DF0080"/>
    <w:rsid w:val="00DF33D2"/>
    <w:rsid w:val="00DF37F5"/>
    <w:rsid w:val="00DF6C0F"/>
    <w:rsid w:val="00DF71EE"/>
    <w:rsid w:val="00DF7B0D"/>
    <w:rsid w:val="00E06C38"/>
    <w:rsid w:val="00E12868"/>
    <w:rsid w:val="00E214AD"/>
    <w:rsid w:val="00E24CC5"/>
    <w:rsid w:val="00E25890"/>
    <w:rsid w:val="00E274C2"/>
    <w:rsid w:val="00E360C9"/>
    <w:rsid w:val="00E46171"/>
    <w:rsid w:val="00E56171"/>
    <w:rsid w:val="00E56A9B"/>
    <w:rsid w:val="00E63FEC"/>
    <w:rsid w:val="00E70CA8"/>
    <w:rsid w:val="00E72930"/>
    <w:rsid w:val="00E759EA"/>
    <w:rsid w:val="00E779A8"/>
    <w:rsid w:val="00E82088"/>
    <w:rsid w:val="00E83450"/>
    <w:rsid w:val="00E93F54"/>
    <w:rsid w:val="00E969E4"/>
    <w:rsid w:val="00EA2081"/>
    <w:rsid w:val="00EA2BD0"/>
    <w:rsid w:val="00EA34D3"/>
    <w:rsid w:val="00EA469A"/>
    <w:rsid w:val="00EB02FE"/>
    <w:rsid w:val="00EB15E9"/>
    <w:rsid w:val="00EB4A35"/>
    <w:rsid w:val="00EC291C"/>
    <w:rsid w:val="00EC2A79"/>
    <w:rsid w:val="00ED1629"/>
    <w:rsid w:val="00EE0015"/>
    <w:rsid w:val="00EE09FB"/>
    <w:rsid w:val="00EE20B7"/>
    <w:rsid w:val="00EE2158"/>
    <w:rsid w:val="00EE27DD"/>
    <w:rsid w:val="00EE601C"/>
    <w:rsid w:val="00EE74EE"/>
    <w:rsid w:val="00EF3401"/>
    <w:rsid w:val="00F03F4C"/>
    <w:rsid w:val="00F078F5"/>
    <w:rsid w:val="00F10756"/>
    <w:rsid w:val="00F10933"/>
    <w:rsid w:val="00F12893"/>
    <w:rsid w:val="00F14251"/>
    <w:rsid w:val="00F17415"/>
    <w:rsid w:val="00F22BEA"/>
    <w:rsid w:val="00F23F9C"/>
    <w:rsid w:val="00F330BE"/>
    <w:rsid w:val="00F36656"/>
    <w:rsid w:val="00F40038"/>
    <w:rsid w:val="00F54D3B"/>
    <w:rsid w:val="00F55D5F"/>
    <w:rsid w:val="00F55EB6"/>
    <w:rsid w:val="00F623F1"/>
    <w:rsid w:val="00F75413"/>
    <w:rsid w:val="00F762AB"/>
    <w:rsid w:val="00F771F5"/>
    <w:rsid w:val="00F8244C"/>
    <w:rsid w:val="00F83ADF"/>
    <w:rsid w:val="00F844DA"/>
    <w:rsid w:val="00F91001"/>
    <w:rsid w:val="00F95FA7"/>
    <w:rsid w:val="00F96AB1"/>
    <w:rsid w:val="00FA5A2D"/>
    <w:rsid w:val="00FA7837"/>
    <w:rsid w:val="00FB12BC"/>
    <w:rsid w:val="00FB3F95"/>
    <w:rsid w:val="00FB431A"/>
    <w:rsid w:val="00FC4F84"/>
    <w:rsid w:val="00FC708D"/>
    <w:rsid w:val="00FC774F"/>
    <w:rsid w:val="00FD3B3F"/>
    <w:rsid w:val="00FE3D07"/>
    <w:rsid w:val="00FF1FBB"/>
    <w:rsid w:val="00FF3E94"/>
    <w:rsid w:val="00FF4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</o:shapelayout>
  </w:shapeDefaults>
  <w:decimalSymbol w:val="."/>
  <w:listSeparator w:val=","/>
  <w14:docId w14:val="513259DB"/>
  <w15:docId w15:val="{D4FD57D3-1EDA-484A-8A5D-B4D9588E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19B0"/>
    <w:rPr>
      <w:rFonts w:ascii="Microsoft Sans Serif" w:hAnsi="Microsoft Sans Serif"/>
      <w:sz w:val="24"/>
      <w:szCs w:val="24"/>
    </w:rPr>
  </w:style>
  <w:style w:type="paragraph" w:styleId="Heading1">
    <w:name w:val="heading 1"/>
    <w:basedOn w:val="Normal"/>
    <w:next w:val="Normal"/>
    <w:qFormat/>
    <w:rsid w:val="003819B0"/>
    <w:pPr>
      <w:keepNext/>
      <w:outlineLvl w:val="0"/>
    </w:pPr>
    <w:rPr>
      <w:i/>
      <w:iCs/>
      <w:sz w:val="28"/>
    </w:rPr>
  </w:style>
  <w:style w:type="paragraph" w:styleId="Heading2">
    <w:name w:val="heading 2"/>
    <w:basedOn w:val="Normal"/>
    <w:next w:val="Normal"/>
    <w:qFormat/>
    <w:rsid w:val="003819B0"/>
    <w:pPr>
      <w:keepNext/>
      <w:outlineLvl w:val="1"/>
    </w:pPr>
    <w:rPr>
      <w:i/>
    </w:rPr>
  </w:style>
  <w:style w:type="paragraph" w:styleId="Heading3">
    <w:name w:val="heading 3"/>
    <w:basedOn w:val="Normal"/>
    <w:next w:val="Normal"/>
    <w:link w:val="Heading3Char"/>
    <w:qFormat/>
    <w:rsid w:val="0082188E"/>
    <w:pPr>
      <w:keepNext/>
      <w:tabs>
        <w:tab w:val="left" w:leader="dot" w:pos="4320"/>
      </w:tabs>
      <w:outlineLvl w:val="2"/>
    </w:pPr>
    <w:rPr>
      <w:iCs/>
    </w:rPr>
  </w:style>
  <w:style w:type="paragraph" w:styleId="Heading4">
    <w:name w:val="heading 4"/>
    <w:basedOn w:val="Normal"/>
    <w:next w:val="Normal"/>
    <w:qFormat/>
    <w:pPr>
      <w:keepNext/>
      <w:ind w:firstLine="720"/>
      <w:outlineLvl w:val="3"/>
    </w:pPr>
    <w:rPr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jc w:val="center"/>
    </w:pPr>
    <w:rPr>
      <w:b/>
      <w:bCs/>
      <w:sz w:val="28"/>
    </w:rPr>
  </w:style>
  <w:style w:type="paragraph" w:styleId="Subtitle">
    <w:name w:val="Subtitle"/>
    <w:basedOn w:val="Normal"/>
    <w:link w:val="SubtitleChar"/>
    <w:qFormat/>
    <w:rPr>
      <w:i/>
      <w:iCs/>
    </w:rPr>
  </w:style>
  <w:style w:type="paragraph" w:styleId="BodyTextIndent">
    <w:name w:val="Body Text Indent"/>
    <w:basedOn w:val="Normal"/>
    <w:pPr>
      <w:ind w:left="720"/>
    </w:pPr>
  </w:style>
  <w:style w:type="paragraph" w:styleId="BodyTextIndent2">
    <w:name w:val="Body Text Indent 2"/>
    <w:basedOn w:val="Normal"/>
    <w:link w:val="BodyTextIndent2Char"/>
    <w:pPr>
      <w:ind w:left="1440" w:firstLine="720"/>
    </w:pPr>
  </w:style>
  <w:style w:type="character" w:customStyle="1" w:styleId="BodyTextIndent2Char">
    <w:name w:val="Body Text Indent 2 Char"/>
    <w:basedOn w:val="DefaultParagraphFont"/>
    <w:link w:val="BodyTextIndent2"/>
    <w:rsid w:val="00BF2DC9"/>
    <w:rPr>
      <w:sz w:val="24"/>
      <w:szCs w:val="24"/>
    </w:rPr>
  </w:style>
  <w:style w:type="paragraph" w:styleId="BodyTextIndent3">
    <w:name w:val="Body Text Indent 3"/>
    <w:basedOn w:val="Normal"/>
    <w:link w:val="BodyTextIndent3Char"/>
    <w:pPr>
      <w:ind w:left="1440"/>
    </w:pPr>
  </w:style>
  <w:style w:type="character" w:customStyle="1" w:styleId="BodyTextIndent3Char">
    <w:name w:val="Body Text Indent 3 Char"/>
    <w:basedOn w:val="DefaultParagraphFont"/>
    <w:link w:val="BodyTextIndent3"/>
    <w:rsid w:val="00B442AC"/>
    <w:rPr>
      <w:sz w:val="24"/>
      <w:szCs w:val="24"/>
    </w:rPr>
  </w:style>
  <w:style w:type="paragraph" w:styleId="BodyText">
    <w:name w:val="Body Text"/>
    <w:basedOn w:val="Normal"/>
    <w:rPr>
      <w:sz w:val="16"/>
    </w:rPr>
  </w:style>
  <w:style w:type="paragraph" w:styleId="BodyText2">
    <w:name w:val="Body Text 2"/>
    <w:basedOn w:val="Normal"/>
    <w:rPr>
      <w:sz w:val="20"/>
    </w:rPr>
  </w:style>
  <w:style w:type="paragraph" w:customStyle="1" w:styleId="headingdbox">
    <w:name w:val="headingdbox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whs19">
    <w:name w:val="whs19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whs20">
    <w:name w:val="whs20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whs21">
    <w:name w:val="whs21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whs22">
    <w:name w:val="whs22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whs23">
    <w:name w:val="whs23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character" w:styleId="Strong">
    <w:name w:val="Strong"/>
    <w:qFormat/>
    <w:rPr>
      <w:b/>
      <w:bCs/>
    </w:rPr>
  </w:style>
  <w:style w:type="paragraph" w:styleId="PlainText">
    <w:name w:val="Plain Text"/>
    <w:basedOn w:val="Normal"/>
    <w:rsid w:val="006F2875"/>
    <w:rPr>
      <w:rFonts w:ascii="Courier New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rsid w:val="008736A2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8736A2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8736A2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8736A2"/>
    <w:rPr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33B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633BFE"/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rsid w:val="00F4003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F4003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51ADD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036066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19B0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/>
      <w:bCs/>
      <w:i w:val="0"/>
      <w:iCs w:val="0"/>
      <w:color w:val="365F91" w:themeColor="accent1" w:themeShade="BF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rsid w:val="006D7DCC"/>
    <w:pPr>
      <w:tabs>
        <w:tab w:val="left" w:pos="2179"/>
        <w:tab w:val="right" w:leader="dot" w:pos="9926"/>
      </w:tabs>
      <w:spacing w:after="100"/>
      <w:ind w:left="475"/>
    </w:pPr>
  </w:style>
  <w:style w:type="paragraph" w:styleId="TOC2">
    <w:name w:val="toc 2"/>
    <w:basedOn w:val="Normal"/>
    <w:next w:val="Normal"/>
    <w:autoRedefine/>
    <w:uiPriority w:val="39"/>
    <w:rsid w:val="006D7DCC"/>
    <w:pPr>
      <w:tabs>
        <w:tab w:val="right" w:leader="dot" w:pos="9926"/>
      </w:tabs>
      <w:spacing w:after="100"/>
      <w:ind w:left="245"/>
    </w:pPr>
  </w:style>
  <w:style w:type="paragraph" w:styleId="TOC1">
    <w:name w:val="toc 1"/>
    <w:basedOn w:val="Normal"/>
    <w:next w:val="Normal"/>
    <w:autoRedefine/>
    <w:uiPriority w:val="39"/>
    <w:rsid w:val="006D7DCC"/>
    <w:pPr>
      <w:tabs>
        <w:tab w:val="right" w:leader="dot" w:pos="9926"/>
      </w:tabs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A52C4E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A52C4E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A52C4E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A52C4E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A52C4E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A52C4E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SubtitleChar">
    <w:name w:val="Subtitle Char"/>
    <w:basedOn w:val="DefaultParagraphFont"/>
    <w:link w:val="Subtitle"/>
    <w:rsid w:val="00AE052C"/>
    <w:rPr>
      <w:rFonts w:ascii="Microsoft Sans Serif" w:hAnsi="Microsoft Sans Serif"/>
      <w:i/>
      <w:iCs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0F0E5C"/>
    <w:rPr>
      <w:rFonts w:ascii="Microsoft Sans Serif" w:hAnsi="Microsoft Sans Serif"/>
      <w:iCs/>
      <w:sz w:val="24"/>
      <w:szCs w:val="24"/>
    </w:rPr>
  </w:style>
  <w:style w:type="paragraph" w:styleId="NormalWeb">
    <w:name w:val="Normal (Web)"/>
    <w:basedOn w:val="Normal"/>
    <w:uiPriority w:val="99"/>
    <w:unhideWhenUsed/>
    <w:rsid w:val="00473BB3"/>
    <w:pPr>
      <w:spacing w:before="100" w:beforeAutospacing="1" w:after="100" w:afterAutospacing="1"/>
    </w:pPr>
    <w:rPr>
      <w:rFonts w:ascii="Times New Roman" w:hAnsi="Times New Roman"/>
    </w:rPr>
  </w:style>
  <w:style w:type="character" w:styleId="FollowedHyperlink">
    <w:name w:val="FollowedHyperlink"/>
    <w:basedOn w:val="DefaultParagraphFont"/>
    <w:rsid w:val="00473BB3"/>
    <w:rPr>
      <w:color w:val="800080" w:themeColor="followedHyperlink"/>
      <w:u w:val="single"/>
    </w:rPr>
  </w:style>
  <w:style w:type="table" w:styleId="TableGrid">
    <w:name w:val="Table Grid"/>
    <w:basedOn w:val="TableNormal"/>
    <w:rsid w:val="006554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8A72E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72EE"/>
    <w:rPr>
      <w:rFonts w:ascii="Microsoft Sans Serif" w:hAnsi="Microsoft Sans Serif"/>
      <w:i/>
      <w:iCs/>
      <w:color w:val="404040" w:themeColor="text1" w:themeTint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8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\\samba\accuser\cesrdaq\hardware\CMS_Trigger\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microsoft.com/office/2011/relationships/people" Target="people.xml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A2A67E-9B8B-47E0-A6E8-8C32B605E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7050</TotalTime>
  <Pages>15</Pages>
  <Words>1336</Words>
  <Characters>7617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6089-103 HARDWARE MANUAL – VERSION 1.1.1</vt:lpstr>
    </vt:vector>
  </TitlesOfParts>
  <Company>Cornell University</Company>
  <LinksUpToDate>false</LinksUpToDate>
  <CharactersWithSpaces>8936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6089-103 HARDWARE MANUAL – VERSION 1.1.1</dc:title>
  <dc:creator>Charles R. Strohman</dc:creator>
  <cp:lastModifiedBy>Charles Ralph Strohman</cp:lastModifiedBy>
  <cp:revision>14</cp:revision>
  <cp:lastPrinted>2017-01-11T20:18:00Z</cp:lastPrinted>
  <dcterms:created xsi:type="dcterms:W3CDTF">2019-04-16T17:48:00Z</dcterms:created>
  <dcterms:modified xsi:type="dcterms:W3CDTF">2019-05-15T18:31:00Z</dcterms:modified>
</cp:coreProperties>
</file>